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EAFE0" w14:textId="77777777" w:rsidR="007D144A" w:rsidRDefault="007D144A" w:rsidP="007D144A">
      <w:pPr>
        <w:ind w:firstLine="0"/>
        <w:rPr>
          <w:b/>
          <w:bCs/>
        </w:rPr>
      </w:pPr>
      <w:r>
        <w:rPr>
          <w:b/>
          <w:bCs/>
        </w:rPr>
        <w:t>Construcción de aplicaciones web en JSP.</w:t>
      </w:r>
    </w:p>
    <w:p w14:paraId="4AAE087B" w14:textId="0EFC266A" w:rsidR="007D144A" w:rsidRDefault="007D144A" w:rsidP="007D144A">
      <w:pPr>
        <w:ind w:firstLine="0"/>
      </w:pPr>
      <w:r>
        <w:rPr>
          <w:b/>
          <w:bCs/>
        </w:rPr>
        <w:t>Competencia:</w:t>
      </w:r>
      <w:r w:rsidR="00571616">
        <w:rPr>
          <w:b/>
          <w:bCs/>
        </w:rPr>
        <w:t xml:space="preserve"> </w:t>
      </w:r>
      <w:r w:rsidR="00571616">
        <w:t>Determinar especificaciones y requerimientos de la aplicación web</w:t>
      </w:r>
      <w:r>
        <w:t>.</w:t>
      </w:r>
    </w:p>
    <w:p w14:paraId="75A4E4CE" w14:textId="2F28520E" w:rsidR="00781E38" w:rsidRDefault="007D144A" w:rsidP="007D144A">
      <w:pPr>
        <w:ind w:firstLine="0"/>
      </w:pPr>
      <w:r>
        <w:t>Una clase contiene atributos y métodos.</w:t>
      </w:r>
    </w:p>
    <w:p w14:paraId="29B4BAE9" w14:textId="25C69EE6" w:rsidR="004538E9" w:rsidRDefault="007D144A" w:rsidP="004538E9">
      <w:pPr>
        <w:pStyle w:val="Prrafodelista"/>
        <w:numPr>
          <w:ilvl w:val="0"/>
          <w:numId w:val="4"/>
        </w:numPr>
      </w:pPr>
      <w:r>
        <w:t>Los atributos definen el objeto</w:t>
      </w:r>
      <w:r w:rsidR="00571616">
        <w:t>.</w:t>
      </w:r>
    </w:p>
    <w:p w14:paraId="0A762819" w14:textId="30E560E7" w:rsidR="004538E9" w:rsidRDefault="004538E9" w:rsidP="004538E9">
      <w:pPr>
        <w:ind w:firstLine="0"/>
      </w:pPr>
      <w:r>
        <w:t>Cada clase tiene una instancia y lo que representa un objeto único.</w:t>
      </w:r>
    </w:p>
    <w:p w14:paraId="2BA58E00" w14:textId="605E8E41" w:rsidR="004538E9" w:rsidRPr="004538E9" w:rsidRDefault="004538E9" w:rsidP="004538E9">
      <w:pPr>
        <w:ind w:firstLine="0"/>
        <w:rPr>
          <w:b/>
          <w:bCs/>
          <w:u w:val="single"/>
        </w:rPr>
      </w:pPr>
      <w:r w:rsidRPr="004538E9">
        <w:rPr>
          <w:b/>
          <w:bCs/>
          <w:u w:val="single"/>
        </w:rPr>
        <w:t>Palabras:</w:t>
      </w:r>
    </w:p>
    <w:p w14:paraId="09DD9600" w14:textId="1F504500" w:rsidR="004538E9" w:rsidRDefault="004538E9" w:rsidP="004538E9">
      <w:pPr>
        <w:pStyle w:val="Prrafodelista"/>
        <w:numPr>
          <w:ilvl w:val="0"/>
          <w:numId w:val="4"/>
        </w:numPr>
      </w:pPr>
      <w:proofErr w:type="spellStart"/>
      <w:r w:rsidRPr="004538E9">
        <w:rPr>
          <w:b/>
          <w:bCs/>
        </w:rPr>
        <w:t>Bufferedreader</w:t>
      </w:r>
      <w:proofErr w:type="spellEnd"/>
      <w:r w:rsidRPr="004538E9">
        <w:rPr>
          <w:b/>
          <w:bCs/>
        </w:rPr>
        <w:t>:</w:t>
      </w:r>
      <w:r>
        <w:t xml:space="preserve"> para capturar datos a través del teclado como Scanner.</w:t>
      </w:r>
    </w:p>
    <w:p w14:paraId="08D7A769" w14:textId="2673292D" w:rsidR="00190964" w:rsidRDefault="00190964" w:rsidP="00190964">
      <w:pPr>
        <w:pStyle w:val="Prrafodelista"/>
        <w:numPr>
          <w:ilvl w:val="0"/>
          <w:numId w:val="4"/>
        </w:numPr>
      </w:pPr>
      <w:proofErr w:type="spellStart"/>
      <w:r>
        <w:rPr>
          <w:b/>
          <w:bCs/>
        </w:rPr>
        <w:t>Integer.parseInt</w:t>
      </w:r>
      <w:proofErr w:type="spellEnd"/>
      <w:r>
        <w:rPr>
          <w:b/>
          <w:bCs/>
        </w:rPr>
        <w:t xml:space="preserve">(): </w:t>
      </w:r>
      <w:r>
        <w:t xml:space="preserve">es para convertir una línea de código o lo que se recibe como a un carácter legible y </w:t>
      </w:r>
      <w:proofErr w:type="spellStart"/>
      <w:r>
        <w:t>intero</w:t>
      </w:r>
      <w:proofErr w:type="spellEnd"/>
      <w:r>
        <w:t>.</w:t>
      </w:r>
    </w:p>
    <w:p w14:paraId="24E2DE16" w14:textId="08F2D203" w:rsidR="00190964" w:rsidRPr="00190964" w:rsidRDefault="00190964" w:rsidP="00190964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190964">
        <w:rPr>
          <w:b/>
          <w:bCs/>
        </w:rPr>
        <w:t>Double.pa</w:t>
      </w:r>
      <w:r>
        <w:rPr>
          <w:b/>
          <w:bCs/>
        </w:rPr>
        <w:t>r</w:t>
      </w:r>
      <w:r w:rsidRPr="00190964">
        <w:rPr>
          <w:b/>
          <w:bCs/>
        </w:rPr>
        <w:t>seDouble</w:t>
      </w:r>
      <w:proofErr w:type="spellEnd"/>
      <w:r>
        <w:rPr>
          <w:b/>
          <w:bCs/>
        </w:rPr>
        <w:t>():</w:t>
      </w:r>
      <w:r>
        <w:t xml:space="preserve"> similar a </w:t>
      </w:r>
      <w:proofErr w:type="spellStart"/>
      <w:r>
        <w:t>Integer.parseInt</w:t>
      </w:r>
      <w:proofErr w:type="spellEnd"/>
      <w:r>
        <w:t>(); con la diferencia que este es para decimales</w:t>
      </w:r>
      <w:ins w:id="0" w:author="Carlos Rosales" w:date="2025-07-30T17:01:00Z">
        <w:r w:rsidR="006B3A6D">
          <w:t>.</w:t>
        </w:r>
      </w:ins>
      <w:del w:id="1" w:author="Carlos Rosales" w:date="2025-07-30T17:01:00Z">
        <w:r w:rsidDel="006B3A6D">
          <w:delText>.</w:delText>
        </w:r>
      </w:del>
    </w:p>
    <w:p w14:paraId="70B95B39" w14:textId="77777777" w:rsidR="007D144A" w:rsidRDefault="007D144A" w:rsidP="007D144A">
      <w:pPr>
        <w:ind w:firstLine="0"/>
      </w:pPr>
    </w:p>
    <w:p w14:paraId="2C9A4A02" w14:textId="0D8405A8" w:rsidR="00571616" w:rsidRDefault="00571616" w:rsidP="007D144A">
      <w:pPr>
        <w:ind w:firstLine="0"/>
        <w:rPr>
          <w:b/>
          <w:bCs/>
        </w:rPr>
      </w:pPr>
      <w:r>
        <w:rPr>
          <w:b/>
          <w:bCs/>
        </w:rPr>
        <w:t>DESARROLLO DE APLICACIONES.</w:t>
      </w:r>
    </w:p>
    <w:p w14:paraId="650E8A52" w14:textId="4C782A42" w:rsidR="00571616" w:rsidRDefault="00571616" w:rsidP="00571616">
      <w:pPr>
        <w:ind w:firstLine="0"/>
        <w:jc w:val="center"/>
        <w:rPr>
          <w:b/>
          <w:bCs/>
        </w:rPr>
      </w:pPr>
      <w:r>
        <w:rPr>
          <w:b/>
          <w:bCs/>
        </w:rPr>
        <w:t>Esquema de comunicación y flujo</w:t>
      </w:r>
    </w:p>
    <w:p w14:paraId="69734B57" w14:textId="5364849E" w:rsidR="005E038D" w:rsidRDefault="00D556D0">
      <w:pPr>
        <w:spacing w:line="259" w:lineRule="auto"/>
        <w:ind w:firstLine="0"/>
        <w:jc w:val="left"/>
        <w:rPr>
          <w:ins w:id="2" w:author="Carlos Rosales" w:date="2025-07-24T09:41:00Z"/>
          <w:b/>
          <w:bCs/>
        </w:rPr>
      </w:pPr>
      <w:ins w:id="3" w:author="Carlos Rosales" w:date="2025-07-24T09:39:00Z">
        <w:r>
          <w:rPr>
            <w:b/>
            <w:bCs/>
          </w:rPr>
          <w:t>//pendiente</w:t>
        </w:r>
      </w:ins>
    </w:p>
    <w:p w14:paraId="31FC3766" w14:textId="796B0AB8" w:rsidR="00F501BA" w:rsidRDefault="00936D57">
      <w:pPr>
        <w:spacing w:line="259" w:lineRule="auto"/>
        <w:ind w:firstLine="0"/>
        <w:jc w:val="left"/>
        <w:rPr>
          <w:ins w:id="4" w:author="Carlos Rosales" w:date="2025-07-22T08:29:00Z"/>
          <w:b/>
          <w:bCs/>
        </w:rPr>
      </w:pPr>
      <w:del w:id="5" w:author="Carlos Rosales" w:date="2025-07-25T18:57:00Z">
        <w:r w:rsidDel="00936D57">
          <w:rPr>
            <w:noProof/>
          </w:rPr>
          <mc:AlternateContent>
            <mc:Choice Requires="wps">
              <w:drawing>
                <wp:anchor distT="0" distB="0" distL="114300" distR="114300" simplePos="0" relativeHeight="251656192" behindDoc="0" locked="0" layoutInCell="1" allowOverlap="1" wp14:anchorId="1A98A9D6" wp14:editId="1A8739D8">
                  <wp:simplePos x="0" y="0"/>
                  <wp:positionH relativeFrom="margin">
                    <wp:posOffset>1152525</wp:posOffset>
                  </wp:positionH>
                  <wp:positionV relativeFrom="paragraph">
                    <wp:posOffset>558800</wp:posOffset>
                  </wp:positionV>
                  <wp:extent cx="1188720" cy="800100"/>
                  <wp:effectExtent l="0" t="0" r="0" b="0"/>
                  <wp:wrapNone/>
                  <wp:docPr id="566718908" name="Cuadro de tex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8872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5CE125" w14:textId="6E0882CC" w:rsidR="00571616" w:rsidRPr="00936D57" w:rsidRDefault="00571616" w:rsidP="00936D57">
                              <w:pPr>
                                <w:shd w:val="clear" w:color="auto" w:fill="FFC000"/>
                                <w:ind w:firstLine="0"/>
                                <w:jc w:val="center"/>
                                <w:rPr>
                                  <w:bCs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36D57">
                                <w:rPr>
                                  <w:bCs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Fronted (React)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A98A9D6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6" type="#_x0000_t202" style="position:absolute;margin-left:90.75pt;margin-top:44pt;width:93.6pt;height:63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" filled="f" stroked="f">
                  <v:textbox>
                    <w:txbxContent>
                      <w:p w14:paraId="5E5CE125" w14:textId="6E0882CC" w:rsidR="00571616" w:rsidRPr="00936D57" w:rsidRDefault="00571616" w:rsidP="00936D57">
                        <w:pPr>
                          <w:shd w:val="clear" w:color="auto" w:fill="FFC000"/>
                          <w:ind w:firstLine="0"/>
                          <w:jc w:val="center"/>
                          <w:rPr>
                            <w:bCs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36D57">
                          <w:rPr>
                            <w:bCs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Fronted (React)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del>
      <w:ins w:id="6" w:author="Carlos Rosales" w:date="2025-07-24T09:41:00Z">
        <w:r w:rsidR="005E038D">
          <w:rPr>
            <w:b/>
            <w:bCs/>
          </w:rPr>
          <w:fldChar w:fldCharType="begin"/>
        </w:r>
        <w:r w:rsidR="005E038D">
          <w:rPr>
            <w:b/>
            <w:bCs/>
          </w:rPr>
          <w:instrText>HYPERLINK "</w:instrText>
        </w:r>
        <w:r w:rsidR="005E038D" w:rsidRPr="005E038D">
          <w:rPr>
            <w:b/>
            <w:bCs/>
          </w:rPr>
          <w:instrText>https://drive.google.com/file/d/1Dx74ywd6_l8191UTr_keSbDF2kBVFb_L/view?usp=sharing</w:instrText>
        </w:r>
        <w:r w:rsidR="005E038D">
          <w:rPr>
            <w:b/>
            <w:bCs/>
          </w:rPr>
          <w:instrText>"</w:instrText>
        </w:r>
        <w:r w:rsidR="005E038D">
          <w:rPr>
            <w:b/>
            <w:bCs/>
          </w:rPr>
        </w:r>
        <w:r w:rsidR="005E038D">
          <w:rPr>
            <w:b/>
            <w:bCs/>
          </w:rPr>
          <w:fldChar w:fldCharType="separate"/>
        </w:r>
        <w:r w:rsidR="005E038D" w:rsidRPr="0076682B">
          <w:rPr>
            <w:rStyle w:val="Hipervnculo"/>
            <w:b/>
            <w:bCs/>
          </w:rPr>
          <w:t>https://drive.google.com/file/d/1Dx74ywd6_l8191UTr_keSbDF2kBVFb_L/view?usp=sharing</w:t>
        </w:r>
        <w:r w:rsidR="005E038D">
          <w:rPr>
            <w:b/>
            <w:bCs/>
          </w:rPr>
          <w:fldChar w:fldCharType="end"/>
        </w:r>
        <w:r w:rsidR="005E038D">
          <w:rPr>
            <w:b/>
            <w:bCs/>
          </w:rPr>
          <w:t xml:space="preserve"> </w:t>
        </w:r>
      </w:ins>
      <w:ins w:id="7" w:author="Carlos Rosales" w:date="2025-07-22T08:29:00Z">
        <w:r w:rsidR="00F501BA">
          <w:rPr>
            <w:b/>
            <w:bCs/>
          </w:rPr>
          <w:br w:type="page"/>
        </w:r>
      </w:ins>
    </w:p>
    <w:p w14:paraId="52DC3C02" w14:textId="4E5EFCF0" w:rsidR="00571616" w:rsidRPr="00697E94" w:rsidRDefault="00F501BA">
      <w:pPr>
        <w:pStyle w:val="Prrafodelista"/>
        <w:numPr>
          <w:ilvl w:val="0"/>
          <w:numId w:val="6"/>
        </w:numPr>
        <w:rPr>
          <w:ins w:id="8" w:author="Carlos Rosales" w:date="2025-07-22T08:29:00Z"/>
          <w:b/>
          <w:bCs/>
          <w:rPrChange w:id="9" w:author="Carlos Rosales" w:date="2025-07-23T07:41:00Z">
            <w:rPr>
              <w:ins w:id="10" w:author="Carlos Rosales" w:date="2025-07-22T08:29:00Z"/>
            </w:rPr>
          </w:rPrChange>
        </w:rPr>
        <w:pPrChange w:id="11" w:author="Carlos Rosales" w:date="2025-07-23T07:41:00Z">
          <w:pPr>
            <w:ind w:firstLine="0"/>
          </w:pPr>
        </w:pPrChange>
      </w:pPr>
      <w:ins w:id="12" w:author="Carlos Rosales" w:date="2025-07-22T08:29:00Z">
        <w:r w:rsidRPr="00697E94">
          <w:rPr>
            <w:b/>
            <w:bCs/>
            <w:rPrChange w:id="13" w:author="Carlos Rosales" w:date="2025-07-23T07:41:00Z">
              <w:rPr/>
            </w:rPrChange>
          </w:rPr>
          <w:lastRenderedPageBreak/>
          <w:t xml:space="preserve">Crear y configurar proyecto con </w:t>
        </w:r>
        <w:proofErr w:type="spellStart"/>
        <w:r w:rsidRPr="00697E94">
          <w:rPr>
            <w:b/>
            <w:bCs/>
            <w:rPrChange w:id="14" w:author="Carlos Rosales" w:date="2025-07-23T07:41:00Z">
              <w:rPr/>
            </w:rPrChange>
          </w:rPr>
          <w:t>spring</w:t>
        </w:r>
        <w:proofErr w:type="spellEnd"/>
        <w:r w:rsidRPr="00697E94">
          <w:rPr>
            <w:b/>
            <w:bCs/>
            <w:rPrChange w:id="15" w:author="Carlos Rosales" w:date="2025-07-23T07:41:00Z">
              <w:rPr/>
            </w:rPrChange>
          </w:rPr>
          <w:t xml:space="preserve"> </w:t>
        </w:r>
        <w:proofErr w:type="spellStart"/>
        <w:r w:rsidRPr="00697E94">
          <w:rPr>
            <w:b/>
            <w:bCs/>
            <w:rPrChange w:id="16" w:author="Carlos Rosales" w:date="2025-07-23T07:41:00Z">
              <w:rPr/>
            </w:rPrChange>
          </w:rPr>
          <w:t>boot</w:t>
        </w:r>
        <w:proofErr w:type="spellEnd"/>
        <w:r w:rsidRPr="00697E94">
          <w:rPr>
            <w:b/>
            <w:bCs/>
            <w:rPrChange w:id="17" w:author="Carlos Rosales" w:date="2025-07-23T07:41:00Z">
              <w:rPr/>
            </w:rPrChange>
          </w:rPr>
          <w:t>.</w:t>
        </w:r>
      </w:ins>
    </w:p>
    <w:p w14:paraId="6D2D1855" w14:textId="489F7313" w:rsidR="00F501BA" w:rsidRPr="00697E94" w:rsidRDefault="00F501BA">
      <w:pPr>
        <w:pStyle w:val="Prrafodelista"/>
        <w:numPr>
          <w:ilvl w:val="0"/>
          <w:numId w:val="6"/>
        </w:numPr>
        <w:rPr>
          <w:ins w:id="18" w:author="Carlos Rosales" w:date="2025-07-22T08:38:00Z"/>
          <w:b/>
          <w:bCs/>
          <w:rPrChange w:id="19" w:author="Carlos Rosales" w:date="2025-07-23T07:41:00Z">
            <w:rPr>
              <w:ins w:id="20" w:author="Carlos Rosales" w:date="2025-07-22T08:38:00Z"/>
            </w:rPr>
          </w:rPrChange>
        </w:rPr>
        <w:pPrChange w:id="21" w:author="Carlos Rosales" w:date="2025-07-23T07:41:00Z">
          <w:pPr>
            <w:ind w:firstLine="0"/>
          </w:pPr>
        </w:pPrChange>
      </w:pPr>
      <w:ins w:id="22" w:author="Carlos Rosales" w:date="2025-07-22T08:29:00Z">
        <w:r w:rsidRPr="00697E94">
          <w:rPr>
            <w:b/>
            <w:bCs/>
            <w:rPrChange w:id="23" w:author="Carlos Rosales" w:date="2025-07-23T07:41:00Z">
              <w:rPr/>
            </w:rPrChange>
          </w:rPr>
          <w:t>Ir a la página</w:t>
        </w:r>
      </w:ins>
      <w:ins w:id="24" w:author="Carlos Rosales" w:date="2025-07-23T07:19:00Z">
        <w:r w:rsidR="008B4AFC" w:rsidRPr="00697E94">
          <w:rPr>
            <w:b/>
            <w:bCs/>
            <w:rPrChange w:id="25" w:author="Carlos Rosales" w:date="2025-07-23T07:41:00Z">
              <w:rPr/>
            </w:rPrChange>
          </w:rPr>
          <w:t xml:space="preserve"> Spring </w:t>
        </w:r>
        <w:proofErr w:type="spellStart"/>
        <w:r w:rsidR="008B4AFC" w:rsidRPr="00697E94">
          <w:rPr>
            <w:b/>
            <w:bCs/>
            <w:rPrChange w:id="26" w:author="Carlos Rosales" w:date="2025-07-23T07:41:00Z">
              <w:rPr/>
            </w:rPrChange>
          </w:rPr>
          <w:t>Initializr</w:t>
        </w:r>
      </w:ins>
      <w:proofErr w:type="spellEnd"/>
      <w:ins w:id="27" w:author="Carlos Rosales" w:date="2025-07-22T08:29:00Z">
        <w:r w:rsidRPr="00697E94">
          <w:rPr>
            <w:b/>
            <w:bCs/>
            <w:rPrChange w:id="28" w:author="Carlos Rosales" w:date="2025-07-23T07:41:00Z">
              <w:rPr/>
            </w:rPrChange>
          </w:rPr>
          <w:t xml:space="preserve"> </w:t>
        </w:r>
        <w:r w:rsidRPr="00697E94">
          <w:rPr>
            <w:b/>
            <w:bCs/>
            <w:rPrChange w:id="29" w:author="Carlos Rosales" w:date="2025-07-23T07:41:00Z">
              <w:rPr/>
            </w:rPrChange>
          </w:rPr>
          <w:fldChar w:fldCharType="begin"/>
        </w:r>
        <w:r w:rsidRPr="00697E94">
          <w:rPr>
            <w:b/>
            <w:bCs/>
            <w:rPrChange w:id="30" w:author="Carlos Rosales" w:date="2025-07-23T07:41:00Z">
              <w:rPr/>
            </w:rPrChange>
          </w:rPr>
          <w:instrText>HYPERLINK "https://start.spring.io/"</w:instrText>
        </w:r>
        <w:r w:rsidRPr="00FA5B3E">
          <w:rPr>
            <w:b/>
            <w:bCs/>
          </w:rPr>
        </w:r>
        <w:r w:rsidRPr="00697E94">
          <w:rPr>
            <w:b/>
            <w:bCs/>
            <w:rPrChange w:id="31" w:author="Carlos Rosales" w:date="2025-07-23T07:41:00Z">
              <w:rPr/>
            </w:rPrChange>
          </w:rPr>
          <w:fldChar w:fldCharType="separate"/>
        </w:r>
        <w:r w:rsidRPr="00697E94">
          <w:rPr>
            <w:rStyle w:val="Hipervnculo"/>
            <w:b/>
            <w:bCs/>
          </w:rPr>
          <w:t>https://start.spring.io/</w:t>
        </w:r>
        <w:r w:rsidRPr="00697E94">
          <w:rPr>
            <w:b/>
            <w:bCs/>
            <w:rPrChange w:id="32" w:author="Carlos Rosales" w:date="2025-07-23T07:41:00Z">
              <w:rPr/>
            </w:rPrChange>
          </w:rPr>
          <w:fldChar w:fldCharType="end"/>
        </w:r>
      </w:ins>
    </w:p>
    <w:p w14:paraId="0F1B506F" w14:textId="4E114F98" w:rsidR="00AD5358" w:rsidRPr="00697E94" w:rsidRDefault="00AD5358">
      <w:pPr>
        <w:pStyle w:val="Prrafodelista"/>
        <w:numPr>
          <w:ilvl w:val="0"/>
          <w:numId w:val="6"/>
        </w:numPr>
        <w:rPr>
          <w:ins w:id="33" w:author="Carlos Rosales" w:date="2025-07-23T07:19:00Z"/>
          <w:b/>
          <w:bCs/>
          <w:rPrChange w:id="34" w:author="Carlos Rosales" w:date="2025-07-23T07:41:00Z">
            <w:rPr>
              <w:ins w:id="35" w:author="Carlos Rosales" w:date="2025-07-23T07:19:00Z"/>
            </w:rPr>
          </w:rPrChange>
        </w:rPr>
        <w:pPrChange w:id="36" w:author="Carlos Rosales" w:date="2025-07-23T07:41:00Z">
          <w:pPr>
            <w:ind w:firstLine="0"/>
          </w:pPr>
        </w:pPrChange>
      </w:pPr>
      <w:ins w:id="37" w:author="Carlos Rosales" w:date="2025-07-22T08:38:00Z">
        <w:r w:rsidRPr="00697E94">
          <w:rPr>
            <w:b/>
            <w:bCs/>
            <w:rPrChange w:id="38" w:author="Carlos Rosales" w:date="2025-07-23T07:41:00Z">
              <w:rPr/>
            </w:rPrChange>
          </w:rPr>
          <w:t xml:space="preserve">Seleccionar las opciones del Project, </w:t>
        </w:r>
        <w:proofErr w:type="spellStart"/>
        <w:r w:rsidRPr="00697E94">
          <w:rPr>
            <w:b/>
            <w:bCs/>
            <w:rPrChange w:id="39" w:author="Carlos Rosales" w:date="2025-07-23T07:41:00Z">
              <w:rPr/>
            </w:rPrChange>
          </w:rPr>
          <w:t>Language</w:t>
        </w:r>
        <w:proofErr w:type="spellEnd"/>
        <w:r w:rsidRPr="00697E94">
          <w:rPr>
            <w:b/>
            <w:bCs/>
            <w:rPrChange w:id="40" w:author="Carlos Rosales" w:date="2025-07-23T07:41:00Z">
              <w:rPr/>
            </w:rPrChange>
          </w:rPr>
          <w:t xml:space="preserve"> y Spring </w:t>
        </w:r>
        <w:proofErr w:type="spellStart"/>
        <w:r w:rsidRPr="00697E94">
          <w:rPr>
            <w:b/>
            <w:bCs/>
            <w:rPrChange w:id="41" w:author="Carlos Rosales" w:date="2025-07-23T07:41:00Z">
              <w:rPr/>
            </w:rPrChange>
          </w:rPr>
          <w:t>boot</w:t>
        </w:r>
        <w:proofErr w:type="spellEnd"/>
        <w:r w:rsidRPr="00697E94">
          <w:rPr>
            <w:b/>
            <w:bCs/>
            <w:rPrChange w:id="42" w:author="Carlos Rosales" w:date="2025-07-23T07:41:00Z">
              <w:rPr/>
            </w:rPrChange>
          </w:rPr>
          <w:t>.</w:t>
        </w:r>
      </w:ins>
    </w:p>
    <w:p w14:paraId="2C714CCD" w14:textId="11893306" w:rsidR="008B4AFC" w:rsidRDefault="008B4AFC" w:rsidP="008B4AFC">
      <w:pPr>
        <w:pStyle w:val="Prrafodelista"/>
        <w:numPr>
          <w:ilvl w:val="0"/>
          <w:numId w:val="5"/>
        </w:numPr>
        <w:rPr>
          <w:ins w:id="43" w:author="Carlos Rosales" w:date="2025-07-23T07:20:00Z"/>
          <w:b/>
          <w:bCs/>
        </w:rPr>
      </w:pPr>
      <w:ins w:id="44" w:author="Carlos Rosales" w:date="2025-07-23T07:19:00Z">
        <w:r w:rsidRPr="008B4AFC">
          <w:rPr>
            <w:b/>
            <w:bCs/>
            <w:rPrChange w:id="45" w:author="Carlos Rosales" w:date="2025-07-23T07:19:00Z">
              <w:rPr/>
            </w:rPrChange>
          </w:rPr>
          <w:t>Maven e</w:t>
        </w:r>
        <w:r>
          <w:rPr>
            <w:b/>
            <w:bCs/>
          </w:rPr>
          <w:t>s más robusto.</w:t>
        </w:r>
      </w:ins>
    </w:p>
    <w:p w14:paraId="345F5815" w14:textId="77777777" w:rsidR="00F501BA" w:rsidRDefault="00F501BA" w:rsidP="00F501BA">
      <w:pPr>
        <w:ind w:firstLine="0"/>
        <w:rPr>
          <w:ins w:id="46" w:author="Carlos Rosales" w:date="2025-07-22T08:33:00Z"/>
          <w:b/>
          <w:bCs/>
        </w:rPr>
      </w:pPr>
      <w:ins w:id="47" w:author="Carlos Rosales" w:date="2025-07-22T08:33:00Z">
        <w:r w:rsidRPr="00F501BA">
          <w:rPr>
            <w:b/>
            <w:bCs/>
            <w:noProof/>
          </w:rPr>
          <w:drawing>
            <wp:inline distT="0" distB="0" distL="0" distR="0" wp14:anchorId="394277C1" wp14:editId="01F5AB46">
              <wp:extent cx="3821723" cy="2030209"/>
              <wp:effectExtent l="0" t="0" r="7620" b="8255"/>
              <wp:docPr id="1134318147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4318147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7150" cy="20384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9FF817" w14:textId="4296E870" w:rsidR="00F501BA" w:rsidRPr="00697E94" w:rsidRDefault="00AD5358">
      <w:pPr>
        <w:pStyle w:val="Prrafodelista"/>
        <w:numPr>
          <w:ilvl w:val="0"/>
          <w:numId w:val="6"/>
        </w:numPr>
        <w:rPr>
          <w:ins w:id="48" w:author="Carlos Rosales" w:date="2025-07-23T07:22:00Z"/>
          <w:b/>
          <w:bCs/>
          <w:rPrChange w:id="49" w:author="Carlos Rosales" w:date="2025-07-23T07:41:00Z">
            <w:rPr>
              <w:ins w:id="50" w:author="Carlos Rosales" w:date="2025-07-23T07:22:00Z"/>
            </w:rPr>
          </w:rPrChange>
        </w:rPr>
        <w:pPrChange w:id="51" w:author="Carlos Rosales" w:date="2025-07-23T07:42:00Z">
          <w:pPr>
            <w:ind w:firstLine="0"/>
          </w:pPr>
        </w:pPrChange>
      </w:pPr>
      <w:ins w:id="52" w:author="Carlos Rosales" w:date="2025-07-22T08:38:00Z">
        <w:r w:rsidRPr="00697E94">
          <w:rPr>
            <w:b/>
            <w:bCs/>
            <w:rPrChange w:id="53" w:author="Carlos Rosales" w:date="2025-07-23T07:41:00Z">
              <w:rPr/>
            </w:rPrChange>
          </w:rPr>
          <w:t>Configurar:</w:t>
        </w:r>
      </w:ins>
    </w:p>
    <w:p w14:paraId="708E0A36" w14:textId="77777777" w:rsidR="008B4AFC" w:rsidRPr="00011C3E" w:rsidRDefault="008B4AFC" w:rsidP="008B4AFC">
      <w:pPr>
        <w:pStyle w:val="Prrafodelista"/>
        <w:numPr>
          <w:ilvl w:val="1"/>
          <w:numId w:val="5"/>
        </w:numPr>
        <w:rPr>
          <w:ins w:id="54" w:author="Carlos Rosales" w:date="2025-07-23T07:22:00Z"/>
        </w:rPr>
      </w:pPr>
      <w:proofErr w:type="spellStart"/>
      <w:ins w:id="55" w:author="Carlos Rosales" w:date="2025-07-23T07:22:00Z">
        <w:r>
          <w:rPr>
            <w:b/>
            <w:bCs/>
          </w:rPr>
          <w:t>Group</w:t>
        </w:r>
        <w:proofErr w:type="spellEnd"/>
        <w:r>
          <w:rPr>
            <w:b/>
            <w:bCs/>
          </w:rPr>
          <w:t xml:space="preserve">: </w:t>
        </w:r>
        <w:r w:rsidRPr="00011C3E">
          <w:t xml:space="preserve">es el paquete base. Se debe colocar el dominio del negocio; no es recomendable dejar </w:t>
        </w:r>
        <w:proofErr w:type="spellStart"/>
        <w:r w:rsidRPr="00011C3E">
          <w:t>example</w:t>
        </w:r>
        <w:proofErr w:type="spellEnd"/>
        <w:r w:rsidRPr="00011C3E">
          <w:t>.</w:t>
        </w:r>
      </w:ins>
    </w:p>
    <w:p w14:paraId="142ABDB8" w14:textId="77777777" w:rsidR="008B4AFC" w:rsidRPr="00011C3E" w:rsidRDefault="008B4AFC" w:rsidP="008B4AFC">
      <w:pPr>
        <w:pStyle w:val="Prrafodelista"/>
        <w:numPr>
          <w:ilvl w:val="1"/>
          <w:numId w:val="5"/>
        </w:numPr>
        <w:rPr>
          <w:ins w:id="56" w:author="Carlos Rosales" w:date="2025-07-23T07:22:00Z"/>
          <w:b/>
          <w:bCs/>
        </w:rPr>
      </w:pPr>
      <w:proofErr w:type="spellStart"/>
      <w:ins w:id="57" w:author="Carlos Rosales" w:date="2025-07-23T07:22:00Z">
        <w:r>
          <w:rPr>
            <w:b/>
            <w:bCs/>
          </w:rPr>
          <w:t>Artifact</w:t>
        </w:r>
        <w:proofErr w:type="spellEnd"/>
        <w:r>
          <w:rPr>
            <w:b/>
            <w:bCs/>
          </w:rPr>
          <w:t xml:space="preserve">: </w:t>
        </w:r>
        <w:r w:rsidRPr="00011C3E">
          <w:t>es el nombre de la aplicación.</w:t>
        </w:r>
      </w:ins>
    </w:p>
    <w:p w14:paraId="3DC35891" w14:textId="35F96781" w:rsidR="00F501BA" w:rsidRDefault="00AD5358" w:rsidP="00F501BA">
      <w:pPr>
        <w:ind w:firstLine="0"/>
        <w:rPr>
          <w:ins w:id="58" w:author="Carlos Rosales" w:date="2025-07-22T08:41:00Z"/>
          <w:b/>
          <w:bCs/>
        </w:rPr>
      </w:pPr>
      <w:ins w:id="59" w:author="Carlos Rosales" w:date="2025-07-22T08:38:00Z">
        <w:r w:rsidRPr="00AD5358">
          <w:rPr>
            <w:b/>
            <w:bCs/>
            <w:noProof/>
          </w:rPr>
          <w:drawing>
            <wp:inline distT="0" distB="0" distL="0" distR="0" wp14:anchorId="339876AC" wp14:editId="29FABE1B">
              <wp:extent cx="2251517" cy="1311729"/>
              <wp:effectExtent l="0" t="0" r="0" b="3175"/>
              <wp:docPr id="227997684" name="Imagen 1" descr="Tabla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7997684" name="Imagen 1" descr="Tabla&#10;&#10;El contenido generado por IA puede ser incorrecto.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180" cy="13208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DB65FE" w14:textId="6B724284" w:rsidR="008B4AFC" w:rsidRPr="00697E94" w:rsidRDefault="00816B2B">
      <w:pPr>
        <w:pStyle w:val="Prrafodelista"/>
        <w:numPr>
          <w:ilvl w:val="0"/>
          <w:numId w:val="6"/>
        </w:numPr>
        <w:rPr>
          <w:ins w:id="60" w:author="Carlos Rosales" w:date="2025-07-23T07:26:00Z"/>
          <w:b/>
          <w:bCs/>
          <w:rPrChange w:id="61" w:author="Carlos Rosales" w:date="2025-07-23T07:42:00Z">
            <w:rPr>
              <w:ins w:id="62" w:author="Carlos Rosales" w:date="2025-07-23T07:26:00Z"/>
            </w:rPr>
          </w:rPrChange>
        </w:rPr>
        <w:pPrChange w:id="63" w:author="Carlos Rosales" w:date="2025-07-23T07:42:00Z">
          <w:pPr>
            <w:ind w:firstLine="0"/>
          </w:pPr>
        </w:pPrChange>
      </w:pPr>
      <w:ins w:id="64" w:author="Carlos Rosales" w:date="2025-07-22T08:42:00Z">
        <w:r w:rsidRPr="00697E94">
          <w:rPr>
            <w:b/>
            <w:bCs/>
            <w:rPrChange w:id="65" w:author="Carlos Rosales" w:date="2025-07-23T07:42:00Z">
              <w:rPr/>
            </w:rPrChange>
          </w:rPr>
          <w:t>Y agregar las dependencias siguientes. Dar clic en “</w:t>
        </w:r>
      </w:ins>
      <w:ins w:id="66" w:author="Carlos Rosales" w:date="2025-07-22T08:43:00Z">
        <w:r w:rsidRPr="00697E94">
          <w:rPr>
            <w:b/>
            <w:bCs/>
            <w:rPrChange w:id="67" w:author="Carlos Rosales" w:date="2025-07-23T07:42:00Z">
              <w:rPr/>
            </w:rPrChange>
          </w:rPr>
          <w:t>GENERATE</w:t>
        </w:r>
      </w:ins>
      <w:ins w:id="68" w:author="Carlos Rosales" w:date="2025-07-22T08:42:00Z">
        <w:r w:rsidRPr="00697E94">
          <w:rPr>
            <w:b/>
            <w:bCs/>
            <w:rPrChange w:id="69" w:author="Carlos Rosales" w:date="2025-07-23T07:42:00Z">
              <w:rPr/>
            </w:rPrChange>
          </w:rPr>
          <w:t>”</w:t>
        </w:r>
      </w:ins>
    </w:p>
    <w:p w14:paraId="38B7C391" w14:textId="65C28EB2" w:rsidR="008B4AFC" w:rsidRPr="008B4AFC" w:rsidRDefault="008B4AFC">
      <w:pPr>
        <w:pStyle w:val="Prrafodelista"/>
        <w:numPr>
          <w:ilvl w:val="0"/>
          <w:numId w:val="5"/>
        </w:numPr>
        <w:rPr>
          <w:ins w:id="70" w:author="Carlos Rosales" w:date="2025-07-22T08:42:00Z"/>
          <w:b/>
          <w:bCs/>
          <w:rPrChange w:id="71" w:author="Carlos Rosales" w:date="2025-07-23T07:26:00Z">
            <w:rPr>
              <w:ins w:id="72" w:author="Carlos Rosales" w:date="2025-07-22T08:42:00Z"/>
            </w:rPr>
          </w:rPrChange>
        </w:rPr>
        <w:pPrChange w:id="73" w:author="Carlos Rosales" w:date="2025-07-23T07:26:00Z">
          <w:pPr>
            <w:ind w:firstLine="0"/>
          </w:pPr>
        </w:pPrChange>
      </w:pPr>
      <w:ins w:id="74" w:author="Carlos Rosales" w:date="2025-07-23T07:26:00Z">
        <w:r>
          <w:rPr>
            <w:b/>
            <w:bCs/>
          </w:rPr>
          <w:t xml:space="preserve">Spring web: </w:t>
        </w:r>
        <w:r>
          <w:t>trae las librerías que corren la API.</w:t>
        </w:r>
      </w:ins>
    </w:p>
    <w:p w14:paraId="60D15461" w14:textId="614687D6" w:rsidR="00816B2B" w:rsidRDefault="00816B2B" w:rsidP="00F501BA">
      <w:pPr>
        <w:ind w:firstLine="0"/>
        <w:rPr>
          <w:ins w:id="75" w:author="Carlos Rosales" w:date="2025-07-23T07:23:00Z"/>
          <w:b/>
          <w:bCs/>
        </w:rPr>
      </w:pPr>
      <w:ins w:id="76" w:author="Carlos Rosales" w:date="2025-07-22T08:42:00Z">
        <w:r w:rsidRPr="00816B2B">
          <w:rPr>
            <w:b/>
            <w:bCs/>
            <w:noProof/>
          </w:rPr>
          <w:drawing>
            <wp:inline distT="0" distB="0" distL="0" distR="0" wp14:anchorId="69D5F588" wp14:editId="79D9C534">
              <wp:extent cx="1884874" cy="1420586"/>
              <wp:effectExtent l="0" t="0" r="1270" b="8255"/>
              <wp:docPr id="1669634679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69634679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1311" cy="14480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131B95" w14:textId="06DBF6A7" w:rsidR="00515626" w:rsidRPr="00697E94" w:rsidRDefault="00515626">
      <w:pPr>
        <w:pStyle w:val="Prrafodelista"/>
        <w:numPr>
          <w:ilvl w:val="0"/>
          <w:numId w:val="6"/>
        </w:numPr>
        <w:rPr>
          <w:ins w:id="77" w:author="Carlos Rosales" w:date="2025-07-22T09:48:00Z"/>
          <w:b/>
          <w:bCs/>
          <w:rPrChange w:id="78" w:author="Carlos Rosales" w:date="2025-07-23T07:43:00Z">
            <w:rPr>
              <w:ins w:id="79" w:author="Carlos Rosales" w:date="2025-07-22T09:48:00Z"/>
            </w:rPr>
          </w:rPrChange>
        </w:rPr>
        <w:pPrChange w:id="80" w:author="Carlos Rosales" w:date="2025-07-23T07:43:00Z">
          <w:pPr>
            <w:ind w:firstLine="0"/>
          </w:pPr>
        </w:pPrChange>
      </w:pPr>
      <w:ins w:id="81" w:author="Carlos Rosales" w:date="2025-07-22T09:21:00Z">
        <w:r w:rsidRPr="00697E94">
          <w:rPr>
            <w:b/>
            <w:bCs/>
            <w:rPrChange w:id="82" w:author="Carlos Rosales" w:date="2025-07-23T07:43:00Z">
              <w:rPr/>
            </w:rPrChange>
          </w:rPr>
          <w:lastRenderedPageBreak/>
          <w:t>Crear una carpeta para guardar el archivo descomprimido.</w:t>
        </w:r>
      </w:ins>
    </w:p>
    <w:p w14:paraId="7EE41259" w14:textId="42D39A65" w:rsidR="006E6E7E" w:rsidRPr="00F950B2" w:rsidRDefault="006E6E7E">
      <w:pPr>
        <w:pStyle w:val="Prrafodelista"/>
        <w:numPr>
          <w:ilvl w:val="0"/>
          <w:numId w:val="6"/>
        </w:numPr>
        <w:rPr>
          <w:ins w:id="83" w:author="Carlos Rosales" w:date="2025-07-22T09:50:00Z"/>
          <w:rPrChange w:id="84" w:author="Carlos Rosales" w:date="2025-07-23T07:36:00Z">
            <w:rPr>
              <w:ins w:id="85" w:author="Carlos Rosales" w:date="2025-07-22T09:50:00Z"/>
              <w:b/>
              <w:bCs/>
            </w:rPr>
          </w:rPrChange>
        </w:rPr>
        <w:pPrChange w:id="86" w:author="Carlos Rosales" w:date="2025-07-23T07:43:00Z">
          <w:pPr>
            <w:ind w:firstLine="0"/>
          </w:pPr>
        </w:pPrChange>
      </w:pPr>
      <w:ins w:id="87" w:author="Carlos Rosales" w:date="2025-07-22T09:48:00Z">
        <w:r w:rsidRPr="00697E94">
          <w:rPr>
            <w:b/>
            <w:bCs/>
            <w:rPrChange w:id="88" w:author="Carlos Rosales" w:date="2025-07-23T07:43:00Z">
              <w:rPr/>
            </w:rPrChange>
          </w:rPr>
          <w:t xml:space="preserve">Se crearon </w:t>
        </w:r>
      </w:ins>
      <w:ins w:id="89" w:author="Carlos Rosales" w:date="2025-07-22T09:50:00Z">
        <w:r w:rsidRPr="00697E94">
          <w:rPr>
            <w:b/>
            <w:bCs/>
            <w:rPrChange w:id="90" w:author="Carlos Rosales" w:date="2025-07-23T07:43:00Z">
              <w:rPr/>
            </w:rPrChange>
          </w:rPr>
          <w:t xml:space="preserve">los </w:t>
        </w:r>
        <w:proofErr w:type="spellStart"/>
        <w:r w:rsidRPr="00697E94">
          <w:rPr>
            <w:b/>
            <w:bCs/>
            <w:rPrChange w:id="91" w:author="Carlos Rosales" w:date="2025-07-23T07:43:00Z">
              <w:rPr/>
            </w:rPrChange>
          </w:rPr>
          <w:t>Packages</w:t>
        </w:r>
      </w:ins>
      <w:proofErr w:type="spellEnd"/>
      <w:ins w:id="92" w:author="Carlos Rosales" w:date="2025-07-23T07:36:00Z">
        <w:r w:rsidR="00F950B2" w:rsidRPr="00697E94">
          <w:rPr>
            <w:b/>
            <w:bCs/>
            <w:rPrChange w:id="93" w:author="Carlos Rosales" w:date="2025-07-23T07:43:00Z">
              <w:rPr/>
            </w:rPrChange>
          </w:rPr>
          <w:t xml:space="preserve"> en el </w:t>
        </w:r>
        <w:proofErr w:type="spellStart"/>
        <w:r w:rsidR="00F950B2" w:rsidRPr="00697E94">
          <w:rPr>
            <w:b/>
            <w:bCs/>
            <w:rPrChange w:id="94" w:author="Carlos Rosales" w:date="2025-07-23T07:43:00Z">
              <w:rPr/>
            </w:rPrChange>
          </w:rPr>
          <w:t>package</w:t>
        </w:r>
        <w:proofErr w:type="spellEnd"/>
        <w:r w:rsidR="00F950B2" w:rsidRPr="00697E94">
          <w:rPr>
            <w:b/>
            <w:bCs/>
            <w:rPrChange w:id="95" w:author="Carlos Rosales" w:date="2025-07-23T07:43:00Z">
              <w:rPr/>
            </w:rPrChange>
          </w:rPr>
          <w:t xml:space="preserve"> principal: </w:t>
        </w:r>
        <w:proofErr w:type="spellStart"/>
        <w:proofErr w:type="gramStart"/>
        <w:r w:rsidR="00F950B2">
          <w:t>com.devsoft</w:t>
        </w:r>
        <w:proofErr w:type="gramEnd"/>
        <w:r w:rsidR="00F950B2">
          <w:t>.orders_api</w:t>
        </w:r>
      </w:ins>
      <w:proofErr w:type="spellEnd"/>
    </w:p>
    <w:p w14:paraId="4008845B" w14:textId="5EFEF063" w:rsidR="006E6E7E" w:rsidRDefault="006E6E7E" w:rsidP="00F501BA">
      <w:pPr>
        <w:ind w:firstLine="0"/>
        <w:rPr>
          <w:ins w:id="96" w:author="Carlos Rosales" w:date="2025-07-23T06:56:00Z"/>
          <w:b/>
          <w:bCs/>
        </w:rPr>
      </w:pPr>
      <w:ins w:id="97" w:author="Carlos Rosales" w:date="2025-07-22T09:50:00Z">
        <w:r w:rsidRPr="006E6E7E">
          <w:rPr>
            <w:b/>
            <w:bCs/>
            <w:noProof/>
          </w:rPr>
          <w:drawing>
            <wp:inline distT="0" distB="0" distL="0" distR="0" wp14:anchorId="7558E5DF" wp14:editId="1D0ABA95">
              <wp:extent cx="1831281" cy="1970315"/>
              <wp:effectExtent l="0" t="0" r="0" b="0"/>
              <wp:docPr id="2102367242" name="Imagen 1" descr="Interfaz de usuario gráfica, Aplicación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02367242" name="Imagen 1" descr="Interfaz de usuario gráfica, Aplicación&#10;&#10;El contenido generado por IA puede ser incorrecto.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1535" cy="19813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8436EA" w14:textId="44EA002F" w:rsidR="00912CA8" w:rsidRPr="00697E94" w:rsidRDefault="00912CA8">
      <w:pPr>
        <w:pStyle w:val="Prrafodelista"/>
        <w:numPr>
          <w:ilvl w:val="0"/>
          <w:numId w:val="6"/>
        </w:numPr>
        <w:rPr>
          <w:ins w:id="98" w:author="Carlos Rosales" w:date="2025-07-23T06:56:00Z"/>
          <w:b/>
          <w:bCs/>
          <w:rPrChange w:id="99" w:author="Carlos Rosales" w:date="2025-07-23T07:43:00Z">
            <w:rPr>
              <w:ins w:id="100" w:author="Carlos Rosales" w:date="2025-07-23T06:56:00Z"/>
            </w:rPr>
          </w:rPrChange>
        </w:rPr>
        <w:pPrChange w:id="101" w:author="Carlos Rosales" w:date="2025-07-23T07:43:00Z">
          <w:pPr>
            <w:ind w:firstLine="0"/>
          </w:pPr>
        </w:pPrChange>
      </w:pPr>
      <w:ins w:id="102" w:author="Carlos Rosales" w:date="2025-07-23T06:56:00Z">
        <w:r w:rsidRPr="00697E94">
          <w:rPr>
            <w:b/>
            <w:bCs/>
            <w:rPrChange w:id="103" w:author="Carlos Rosales" w:date="2025-07-23T07:43:00Z">
              <w:rPr/>
            </w:rPrChange>
          </w:rPr>
          <w:t>Configurar el archivo “</w:t>
        </w:r>
        <w:proofErr w:type="spellStart"/>
        <w:proofErr w:type="gramStart"/>
        <w:r w:rsidRPr="00697E94">
          <w:rPr>
            <w:b/>
            <w:bCs/>
            <w:rPrChange w:id="104" w:author="Carlos Rosales" w:date="2025-07-23T07:43:00Z">
              <w:rPr/>
            </w:rPrChange>
          </w:rPr>
          <w:t>application.properties</w:t>
        </w:r>
        <w:proofErr w:type="spellEnd"/>
        <w:proofErr w:type="gramEnd"/>
        <w:r w:rsidRPr="00697E94">
          <w:rPr>
            <w:b/>
            <w:bCs/>
            <w:rPrChange w:id="105" w:author="Carlos Rosales" w:date="2025-07-23T07:43:00Z">
              <w:rPr/>
            </w:rPrChange>
          </w:rPr>
          <w:t>”</w:t>
        </w:r>
      </w:ins>
      <w:ins w:id="106" w:author="Carlos Rosales" w:date="2025-07-23T07:43:00Z">
        <w:r w:rsidR="00697E94">
          <w:rPr>
            <w:b/>
            <w:bCs/>
          </w:rPr>
          <w:t>.</w:t>
        </w:r>
      </w:ins>
    </w:p>
    <w:p w14:paraId="72699B46" w14:textId="2A95D196" w:rsidR="00912CA8" w:rsidRDefault="00912CA8" w:rsidP="00F501BA">
      <w:pPr>
        <w:ind w:firstLine="0"/>
        <w:rPr>
          <w:ins w:id="107" w:author="Carlos Rosales" w:date="2025-07-23T06:56:00Z"/>
          <w:b/>
          <w:bCs/>
        </w:rPr>
      </w:pPr>
      <w:ins w:id="108" w:author="Carlos Rosales" w:date="2025-07-23T06:56:00Z">
        <w:r w:rsidRPr="00912CA8">
          <w:rPr>
            <w:b/>
            <w:bCs/>
            <w:noProof/>
          </w:rPr>
          <w:drawing>
            <wp:inline distT="0" distB="0" distL="0" distR="0" wp14:anchorId="509629F4" wp14:editId="063865AD">
              <wp:extent cx="3891643" cy="1643755"/>
              <wp:effectExtent l="0" t="0" r="0" b="0"/>
              <wp:docPr id="477393636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7393636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6422" cy="1649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8933D5" w14:textId="7EDA39D0" w:rsidR="00912CA8" w:rsidRPr="00697E94" w:rsidRDefault="00912CA8">
      <w:pPr>
        <w:pStyle w:val="Prrafodelista"/>
        <w:numPr>
          <w:ilvl w:val="0"/>
          <w:numId w:val="6"/>
        </w:numPr>
        <w:rPr>
          <w:ins w:id="109" w:author="Carlos Rosales" w:date="2025-07-23T06:57:00Z"/>
          <w:b/>
          <w:bCs/>
          <w:rPrChange w:id="110" w:author="Carlos Rosales" w:date="2025-07-23T07:44:00Z">
            <w:rPr>
              <w:ins w:id="111" w:author="Carlos Rosales" w:date="2025-07-23T06:57:00Z"/>
            </w:rPr>
          </w:rPrChange>
        </w:rPr>
        <w:pPrChange w:id="112" w:author="Carlos Rosales" w:date="2025-07-23T07:44:00Z">
          <w:pPr>
            <w:ind w:firstLine="0"/>
          </w:pPr>
        </w:pPrChange>
      </w:pPr>
      <w:ins w:id="113" w:author="Carlos Rosales" w:date="2025-07-23T06:56:00Z">
        <w:r w:rsidRPr="00697E94">
          <w:rPr>
            <w:b/>
            <w:bCs/>
            <w:rPrChange w:id="114" w:author="Carlos Rosales" w:date="2025-07-23T07:44:00Z">
              <w:rPr/>
            </w:rPrChange>
          </w:rPr>
          <w:t xml:space="preserve">Se debe cambiar el </w:t>
        </w:r>
      </w:ins>
      <w:ins w:id="115" w:author="Carlos Rosales" w:date="2025-07-23T06:57:00Z">
        <w:r w:rsidRPr="00697E94">
          <w:rPr>
            <w:b/>
            <w:bCs/>
            <w:rPrChange w:id="116" w:author="Carlos Rosales" w:date="2025-07-23T07:44:00Z">
              <w:rPr/>
            </w:rPrChange>
          </w:rPr>
          <w:t>nombre de la base de datos “/</w:t>
        </w:r>
        <w:proofErr w:type="spellStart"/>
        <w:r w:rsidRPr="00697E94">
          <w:rPr>
            <w:b/>
            <w:bCs/>
            <w:rPrChange w:id="117" w:author="Carlos Rosales" w:date="2025-07-23T07:44:00Z">
              <w:rPr/>
            </w:rPrChange>
          </w:rPr>
          <w:t>orders</w:t>
        </w:r>
        <w:proofErr w:type="spellEnd"/>
        <w:r w:rsidRPr="00697E94">
          <w:rPr>
            <w:b/>
            <w:bCs/>
            <w:rPrChange w:id="118" w:author="Carlos Rosales" w:date="2025-07-23T07:44:00Z">
              <w:rPr/>
            </w:rPrChange>
          </w:rPr>
          <w:t>”</w:t>
        </w:r>
      </w:ins>
    </w:p>
    <w:p w14:paraId="30599AA1" w14:textId="77777777" w:rsidR="00912CA8" w:rsidRPr="00D556D0" w:rsidRDefault="00912CA8" w:rsidP="00912CA8">
      <w:pPr>
        <w:spacing w:line="240" w:lineRule="auto"/>
        <w:ind w:firstLine="0"/>
        <w:jc w:val="left"/>
        <w:rPr>
          <w:ins w:id="119" w:author="Carlos Rosales" w:date="2025-07-23T07:44:00Z"/>
          <w:sz w:val="20"/>
          <w:szCs w:val="18"/>
          <w:rPrChange w:id="120" w:author="Carlos Rosales" w:date="2025-07-24T09:39:00Z">
            <w:rPr>
              <w:ins w:id="121" w:author="Carlos Rosales" w:date="2025-07-23T07:44:00Z"/>
              <w:sz w:val="16"/>
              <w:szCs w:val="14"/>
            </w:rPr>
          </w:rPrChange>
        </w:rPr>
      </w:pPr>
      <w:ins w:id="122" w:author="Carlos Rosales" w:date="2025-07-23T06:57:00Z">
        <w:r w:rsidRPr="00D556D0">
          <w:rPr>
            <w:sz w:val="20"/>
            <w:szCs w:val="18"/>
            <w:rPrChange w:id="123" w:author="Carlos Rosales" w:date="2025-07-24T09:39:00Z">
              <w:rPr>
                <w:b/>
                <w:bCs/>
              </w:rPr>
            </w:rPrChange>
          </w:rPr>
          <w:t>spring.application.name=</w:t>
        </w:r>
        <w:proofErr w:type="spellStart"/>
        <w:r w:rsidRPr="00D556D0">
          <w:rPr>
            <w:sz w:val="20"/>
            <w:szCs w:val="18"/>
            <w:rPrChange w:id="124" w:author="Carlos Rosales" w:date="2025-07-24T09:39:00Z">
              <w:rPr>
                <w:b/>
                <w:bCs/>
              </w:rPr>
            </w:rPrChange>
          </w:rPr>
          <w:t>orders</w:t>
        </w:r>
        <w:proofErr w:type="spellEnd"/>
        <w:r w:rsidRPr="00D556D0">
          <w:rPr>
            <w:sz w:val="20"/>
            <w:szCs w:val="18"/>
            <w:rPrChange w:id="125" w:author="Carlos Rosales" w:date="2025-07-24T09:39:00Z">
              <w:rPr>
                <w:b/>
                <w:bCs/>
              </w:rPr>
            </w:rPrChange>
          </w:rPr>
          <w:t>-api</w:t>
        </w:r>
        <w:r w:rsidRPr="00D556D0">
          <w:rPr>
            <w:sz w:val="20"/>
            <w:szCs w:val="18"/>
            <w:rPrChange w:id="126" w:author="Carlos Rosales" w:date="2025-07-24T09:39:00Z">
              <w:rPr>
                <w:b/>
                <w:bCs/>
              </w:rPr>
            </w:rPrChange>
          </w:rPr>
          <w:br/>
        </w:r>
        <w:r w:rsidRPr="00D556D0">
          <w:rPr>
            <w:sz w:val="20"/>
            <w:szCs w:val="18"/>
            <w:rPrChange w:id="127" w:author="Carlos Rosales" w:date="2025-07-24T09:39:00Z">
              <w:rPr>
                <w:b/>
                <w:bCs/>
              </w:rPr>
            </w:rPrChange>
          </w:rPr>
          <w:br/>
          <w:t>spring.datasource.url=</w:t>
        </w:r>
        <w:proofErr w:type="spellStart"/>
        <w:r w:rsidRPr="00D556D0">
          <w:rPr>
            <w:sz w:val="20"/>
            <w:szCs w:val="18"/>
            <w:rPrChange w:id="128" w:author="Carlos Rosales" w:date="2025-07-24T09:39:00Z">
              <w:rPr>
                <w:b/>
                <w:bCs/>
              </w:rPr>
            </w:rPrChange>
          </w:rPr>
          <w:t>jdbc:postgresql</w:t>
        </w:r>
        <w:proofErr w:type="spellEnd"/>
        <w:r w:rsidRPr="00D556D0">
          <w:rPr>
            <w:sz w:val="20"/>
            <w:szCs w:val="18"/>
            <w:rPrChange w:id="129" w:author="Carlos Rosales" w:date="2025-07-24T09:39:00Z">
              <w:rPr>
                <w:b/>
                <w:bCs/>
              </w:rPr>
            </w:rPrChange>
          </w:rPr>
          <w:t>://localhost:5432/</w:t>
        </w:r>
        <w:proofErr w:type="spellStart"/>
        <w:r w:rsidRPr="00D556D0">
          <w:rPr>
            <w:sz w:val="20"/>
            <w:szCs w:val="18"/>
            <w:rPrChange w:id="130" w:author="Carlos Rosales" w:date="2025-07-24T09:39:00Z">
              <w:rPr>
                <w:b/>
                <w:bCs/>
              </w:rPr>
            </w:rPrChange>
          </w:rPr>
          <w:t>orders</w:t>
        </w:r>
        <w:proofErr w:type="spellEnd"/>
        <w:r w:rsidRPr="00D556D0">
          <w:rPr>
            <w:sz w:val="20"/>
            <w:szCs w:val="18"/>
            <w:rPrChange w:id="131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32" w:author="Carlos Rosales" w:date="2025-07-24T09:39:00Z">
              <w:rPr>
                <w:b/>
                <w:bCs/>
              </w:rPr>
            </w:rPrChange>
          </w:rPr>
          <w:t>spring.datasource.username</w:t>
        </w:r>
        <w:proofErr w:type="spellEnd"/>
        <w:r w:rsidRPr="00D556D0">
          <w:rPr>
            <w:sz w:val="20"/>
            <w:szCs w:val="18"/>
            <w:rPrChange w:id="133" w:author="Carlos Rosales" w:date="2025-07-24T09:39:00Z">
              <w:rPr>
                <w:b/>
                <w:bCs/>
              </w:rPr>
            </w:rPrChange>
          </w:rPr>
          <w:t>=</w:t>
        </w:r>
        <w:proofErr w:type="spellStart"/>
        <w:r w:rsidRPr="00D556D0">
          <w:rPr>
            <w:sz w:val="20"/>
            <w:szCs w:val="18"/>
            <w:rPrChange w:id="134" w:author="Carlos Rosales" w:date="2025-07-24T09:39:00Z">
              <w:rPr>
                <w:b/>
                <w:bCs/>
              </w:rPr>
            </w:rPrChange>
          </w:rPr>
          <w:t>postgres</w:t>
        </w:r>
        <w:proofErr w:type="spellEnd"/>
        <w:r w:rsidRPr="00D556D0">
          <w:rPr>
            <w:sz w:val="20"/>
            <w:szCs w:val="18"/>
            <w:rPrChange w:id="135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36" w:author="Carlos Rosales" w:date="2025-07-24T09:39:00Z">
              <w:rPr>
                <w:b/>
                <w:bCs/>
              </w:rPr>
            </w:rPrChange>
          </w:rPr>
          <w:t>spring.datasource.password</w:t>
        </w:r>
        <w:proofErr w:type="spellEnd"/>
        <w:r w:rsidRPr="00D556D0">
          <w:rPr>
            <w:sz w:val="20"/>
            <w:szCs w:val="18"/>
            <w:rPrChange w:id="137" w:author="Carlos Rosales" w:date="2025-07-24T09:39:00Z">
              <w:rPr>
                <w:b/>
                <w:bCs/>
              </w:rPr>
            </w:rPrChange>
          </w:rPr>
          <w:t>=</w:t>
        </w:r>
        <w:proofErr w:type="spellStart"/>
        <w:r w:rsidRPr="00D556D0">
          <w:rPr>
            <w:sz w:val="20"/>
            <w:szCs w:val="18"/>
            <w:rPrChange w:id="138" w:author="Carlos Rosales" w:date="2025-07-24T09:39:00Z">
              <w:rPr>
                <w:b/>
                <w:bCs/>
              </w:rPr>
            </w:rPrChange>
          </w:rPr>
          <w:t>postgres</w:t>
        </w:r>
        <w:proofErr w:type="spellEnd"/>
        <w:r w:rsidRPr="00D556D0">
          <w:rPr>
            <w:sz w:val="20"/>
            <w:szCs w:val="18"/>
            <w:rPrChange w:id="139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40" w:author="Carlos Rosales" w:date="2025-07-24T09:39:00Z">
              <w:rPr>
                <w:b/>
                <w:bCs/>
              </w:rPr>
            </w:rPrChange>
          </w:rPr>
          <w:t>spring.datasource.driver-class-name</w:t>
        </w:r>
        <w:proofErr w:type="spellEnd"/>
        <w:r w:rsidRPr="00D556D0">
          <w:rPr>
            <w:sz w:val="20"/>
            <w:szCs w:val="18"/>
            <w:rPrChange w:id="141" w:author="Carlos Rosales" w:date="2025-07-24T09:39:00Z">
              <w:rPr>
                <w:b/>
                <w:bCs/>
              </w:rPr>
            </w:rPrChange>
          </w:rPr>
          <w:t>=</w:t>
        </w:r>
        <w:proofErr w:type="spellStart"/>
        <w:r w:rsidRPr="00D556D0">
          <w:rPr>
            <w:sz w:val="20"/>
            <w:szCs w:val="18"/>
            <w:rPrChange w:id="142" w:author="Carlos Rosales" w:date="2025-07-24T09:39:00Z">
              <w:rPr>
                <w:b/>
                <w:bCs/>
              </w:rPr>
            </w:rPrChange>
          </w:rPr>
          <w:t>org.postgresql.Driver</w:t>
        </w:r>
        <w:proofErr w:type="spellEnd"/>
        <w:r w:rsidRPr="00D556D0">
          <w:rPr>
            <w:sz w:val="20"/>
            <w:szCs w:val="18"/>
            <w:rPrChange w:id="143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44" w:author="Carlos Rosales" w:date="2025-07-24T09:39:00Z">
              <w:rPr>
                <w:b/>
                <w:bCs/>
              </w:rPr>
            </w:rPrChange>
          </w:rPr>
          <w:t>spring.jpa.properties.hibernate.dialect</w:t>
        </w:r>
        <w:proofErr w:type="spellEnd"/>
        <w:r w:rsidRPr="00D556D0">
          <w:rPr>
            <w:sz w:val="20"/>
            <w:szCs w:val="18"/>
            <w:rPrChange w:id="145" w:author="Carlos Rosales" w:date="2025-07-24T09:39:00Z">
              <w:rPr>
                <w:b/>
                <w:bCs/>
              </w:rPr>
            </w:rPrChange>
          </w:rPr>
          <w:t xml:space="preserve"> = </w:t>
        </w:r>
        <w:proofErr w:type="spellStart"/>
        <w:r w:rsidRPr="00D556D0">
          <w:rPr>
            <w:sz w:val="20"/>
            <w:szCs w:val="18"/>
            <w:rPrChange w:id="146" w:author="Carlos Rosales" w:date="2025-07-24T09:39:00Z">
              <w:rPr>
                <w:b/>
                <w:bCs/>
              </w:rPr>
            </w:rPrChange>
          </w:rPr>
          <w:t>org.hibernate.dialect.PostgreSQLDialect</w:t>
        </w:r>
        <w:proofErr w:type="spellEnd"/>
        <w:r w:rsidRPr="00D556D0">
          <w:rPr>
            <w:sz w:val="20"/>
            <w:szCs w:val="18"/>
            <w:rPrChange w:id="147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48" w:author="Carlos Rosales" w:date="2025-07-24T09:39:00Z">
              <w:rPr>
                <w:b/>
                <w:bCs/>
              </w:rPr>
            </w:rPrChange>
          </w:rPr>
          <w:t>spring.jpa.show-sql</w:t>
        </w:r>
        <w:proofErr w:type="spellEnd"/>
        <w:r w:rsidRPr="00D556D0">
          <w:rPr>
            <w:sz w:val="20"/>
            <w:szCs w:val="18"/>
            <w:rPrChange w:id="149" w:author="Carlos Rosales" w:date="2025-07-24T09:39:00Z">
              <w:rPr>
                <w:b/>
                <w:bCs/>
              </w:rPr>
            </w:rPrChange>
          </w:rPr>
          <w:t>=true</w:t>
        </w:r>
        <w:r w:rsidRPr="00D556D0">
          <w:rPr>
            <w:sz w:val="20"/>
            <w:szCs w:val="18"/>
            <w:rPrChange w:id="150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51" w:author="Carlos Rosales" w:date="2025-07-24T09:39:00Z">
              <w:rPr>
                <w:b/>
                <w:bCs/>
              </w:rPr>
            </w:rPrChange>
          </w:rPr>
          <w:t>spring.jpa.properties.hibernate.format_sql</w:t>
        </w:r>
        <w:proofErr w:type="spellEnd"/>
        <w:r w:rsidRPr="00D556D0">
          <w:rPr>
            <w:sz w:val="20"/>
            <w:szCs w:val="18"/>
            <w:rPrChange w:id="152" w:author="Carlos Rosales" w:date="2025-07-24T09:39:00Z">
              <w:rPr>
                <w:b/>
                <w:bCs/>
              </w:rPr>
            </w:rPrChange>
          </w:rPr>
          <w:t>=true</w:t>
        </w:r>
        <w:r w:rsidRPr="00D556D0">
          <w:rPr>
            <w:sz w:val="20"/>
            <w:szCs w:val="18"/>
            <w:rPrChange w:id="153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54" w:author="Carlos Rosales" w:date="2025-07-24T09:39:00Z">
              <w:rPr>
                <w:b/>
                <w:bCs/>
              </w:rPr>
            </w:rPrChange>
          </w:rPr>
          <w:t>spring.jpa.hibernate.ddl</w:t>
        </w:r>
        <w:proofErr w:type="spellEnd"/>
        <w:r w:rsidRPr="00D556D0">
          <w:rPr>
            <w:sz w:val="20"/>
            <w:szCs w:val="18"/>
            <w:rPrChange w:id="155" w:author="Carlos Rosales" w:date="2025-07-24T09:39:00Z">
              <w:rPr>
                <w:b/>
                <w:bCs/>
              </w:rPr>
            </w:rPrChange>
          </w:rPr>
          <w:t>-auto=</w:t>
        </w:r>
        <w:proofErr w:type="spellStart"/>
        <w:r w:rsidRPr="00D556D0">
          <w:rPr>
            <w:sz w:val="20"/>
            <w:szCs w:val="18"/>
            <w:rPrChange w:id="156" w:author="Carlos Rosales" w:date="2025-07-24T09:39:00Z">
              <w:rPr>
                <w:b/>
                <w:bCs/>
              </w:rPr>
            </w:rPrChange>
          </w:rPr>
          <w:t>update</w:t>
        </w:r>
        <w:proofErr w:type="spellEnd"/>
        <w:r w:rsidRPr="00D556D0">
          <w:rPr>
            <w:sz w:val="20"/>
            <w:szCs w:val="18"/>
            <w:rPrChange w:id="157" w:author="Carlos Rosales" w:date="2025-07-24T09:39:00Z">
              <w:rPr>
                <w:b/>
                <w:bCs/>
              </w:rPr>
            </w:rPrChange>
          </w:rPr>
          <w:br/>
        </w:r>
        <w:r w:rsidRPr="00D556D0">
          <w:rPr>
            <w:sz w:val="20"/>
            <w:szCs w:val="18"/>
            <w:rPrChange w:id="158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59" w:author="Carlos Rosales" w:date="2025-07-24T09:39:00Z">
              <w:rPr>
                <w:b/>
                <w:bCs/>
              </w:rPr>
            </w:rPrChange>
          </w:rPr>
          <w:t>spring.jackson.time-zone</w:t>
        </w:r>
        <w:proofErr w:type="spellEnd"/>
        <w:r w:rsidRPr="00D556D0">
          <w:rPr>
            <w:sz w:val="20"/>
            <w:szCs w:val="18"/>
            <w:rPrChange w:id="160" w:author="Carlos Rosales" w:date="2025-07-24T09:39:00Z">
              <w:rPr>
                <w:b/>
                <w:bCs/>
              </w:rPr>
            </w:rPrChange>
          </w:rPr>
          <w:t xml:space="preserve"> = </w:t>
        </w:r>
        <w:proofErr w:type="spellStart"/>
        <w:r w:rsidRPr="00D556D0">
          <w:rPr>
            <w:sz w:val="20"/>
            <w:szCs w:val="18"/>
            <w:rPrChange w:id="161" w:author="Carlos Rosales" w:date="2025-07-24T09:39:00Z">
              <w:rPr>
                <w:b/>
                <w:bCs/>
              </w:rPr>
            </w:rPrChange>
          </w:rPr>
          <w:t>America</w:t>
        </w:r>
        <w:proofErr w:type="spellEnd"/>
        <w:r w:rsidRPr="00D556D0">
          <w:rPr>
            <w:sz w:val="20"/>
            <w:szCs w:val="18"/>
            <w:rPrChange w:id="162" w:author="Carlos Rosales" w:date="2025-07-24T09:39:00Z">
              <w:rPr>
                <w:b/>
                <w:bCs/>
              </w:rPr>
            </w:rPrChange>
          </w:rPr>
          <w:t>/</w:t>
        </w:r>
        <w:proofErr w:type="spellStart"/>
        <w:r w:rsidRPr="00D556D0">
          <w:rPr>
            <w:sz w:val="20"/>
            <w:szCs w:val="18"/>
            <w:rPrChange w:id="163" w:author="Carlos Rosales" w:date="2025-07-24T09:39:00Z">
              <w:rPr>
                <w:b/>
                <w:bCs/>
              </w:rPr>
            </w:rPrChange>
          </w:rPr>
          <w:t>El_Salvador</w:t>
        </w:r>
        <w:proofErr w:type="spellEnd"/>
        <w:r w:rsidRPr="00D556D0">
          <w:rPr>
            <w:sz w:val="20"/>
            <w:szCs w:val="18"/>
            <w:rPrChange w:id="164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65" w:author="Carlos Rosales" w:date="2025-07-24T09:39:00Z">
              <w:rPr>
                <w:b/>
                <w:bCs/>
              </w:rPr>
            </w:rPrChange>
          </w:rPr>
          <w:t>spring.jackson.locale</w:t>
        </w:r>
        <w:proofErr w:type="spellEnd"/>
        <w:r w:rsidRPr="00D556D0">
          <w:rPr>
            <w:sz w:val="20"/>
            <w:szCs w:val="18"/>
            <w:rPrChange w:id="166" w:author="Carlos Rosales" w:date="2025-07-24T09:39:00Z">
              <w:rPr>
                <w:b/>
                <w:bCs/>
              </w:rPr>
            </w:rPrChange>
          </w:rPr>
          <w:t>=</w:t>
        </w:r>
        <w:proofErr w:type="spellStart"/>
        <w:r w:rsidRPr="00D556D0">
          <w:rPr>
            <w:sz w:val="20"/>
            <w:szCs w:val="18"/>
            <w:rPrChange w:id="167" w:author="Carlos Rosales" w:date="2025-07-24T09:39:00Z">
              <w:rPr>
                <w:b/>
                <w:bCs/>
              </w:rPr>
            </w:rPrChange>
          </w:rPr>
          <w:t>es_SV</w:t>
        </w:r>
        <w:proofErr w:type="spellEnd"/>
        <w:r w:rsidRPr="00D556D0">
          <w:rPr>
            <w:sz w:val="20"/>
            <w:szCs w:val="18"/>
            <w:rPrChange w:id="168" w:author="Carlos Rosales" w:date="2025-07-24T09:39:00Z">
              <w:rPr>
                <w:b/>
                <w:bCs/>
              </w:rPr>
            </w:rPrChange>
          </w:rPr>
          <w:br/>
        </w:r>
        <w:r w:rsidRPr="00D556D0">
          <w:rPr>
            <w:sz w:val="20"/>
            <w:szCs w:val="18"/>
            <w:rPrChange w:id="169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70" w:author="Carlos Rosales" w:date="2025-07-24T09:39:00Z">
              <w:rPr>
                <w:b/>
                <w:bCs/>
              </w:rPr>
            </w:rPrChange>
          </w:rPr>
          <w:t>spring.servlet.multipart.max</w:t>
        </w:r>
        <w:proofErr w:type="spellEnd"/>
        <w:r w:rsidRPr="00D556D0">
          <w:rPr>
            <w:sz w:val="20"/>
            <w:szCs w:val="18"/>
            <w:rPrChange w:id="171" w:author="Carlos Rosales" w:date="2025-07-24T09:39:00Z">
              <w:rPr>
                <w:b/>
                <w:bCs/>
              </w:rPr>
            </w:rPrChange>
          </w:rPr>
          <w:t>-file-</w:t>
        </w:r>
        <w:proofErr w:type="spellStart"/>
        <w:r w:rsidRPr="00D556D0">
          <w:rPr>
            <w:sz w:val="20"/>
            <w:szCs w:val="18"/>
            <w:rPrChange w:id="172" w:author="Carlos Rosales" w:date="2025-07-24T09:39:00Z">
              <w:rPr>
                <w:b/>
                <w:bCs/>
              </w:rPr>
            </w:rPrChange>
          </w:rPr>
          <w:t>size</w:t>
        </w:r>
        <w:proofErr w:type="spellEnd"/>
        <w:r w:rsidRPr="00D556D0">
          <w:rPr>
            <w:sz w:val="20"/>
            <w:szCs w:val="18"/>
            <w:rPrChange w:id="173" w:author="Carlos Rosales" w:date="2025-07-24T09:39:00Z">
              <w:rPr>
                <w:b/>
                <w:bCs/>
              </w:rPr>
            </w:rPrChange>
          </w:rPr>
          <w:t xml:space="preserve"> = 10MB</w:t>
        </w:r>
        <w:r w:rsidRPr="00D556D0">
          <w:rPr>
            <w:sz w:val="20"/>
            <w:szCs w:val="18"/>
            <w:rPrChange w:id="174" w:author="Carlos Rosales" w:date="2025-07-24T09:39:00Z">
              <w:rPr>
                <w:b/>
                <w:bCs/>
              </w:rPr>
            </w:rPrChange>
          </w:rPr>
          <w:br/>
        </w:r>
        <w:proofErr w:type="spellStart"/>
        <w:r w:rsidRPr="00D556D0">
          <w:rPr>
            <w:sz w:val="20"/>
            <w:szCs w:val="18"/>
            <w:rPrChange w:id="175" w:author="Carlos Rosales" w:date="2025-07-24T09:39:00Z">
              <w:rPr>
                <w:b/>
                <w:bCs/>
              </w:rPr>
            </w:rPrChange>
          </w:rPr>
          <w:t>spring.servlet.multipart.max-request-size</w:t>
        </w:r>
        <w:proofErr w:type="spellEnd"/>
        <w:r w:rsidRPr="00D556D0">
          <w:rPr>
            <w:sz w:val="20"/>
            <w:szCs w:val="18"/>
            <w:rPrChange w:id="176" w:author="Carlos Rosales" w:date="2025-07-24T09:39:00Z">
              <w:rPr>
                <w:b/>
                <w:bCs/>
              </w:rPr>
            </w:rPrChange>
          </w:rPr>
          <w:t xml:space="preserve"> = 10MB</w:t>
        </w:r>
      </w:ins>
    </w:p>
    <w:p w14:paraId="652FD064" w14:textId="77777777" w:rsidR="00697E94" w:rsidRDefault="00697E94" w:rsidP="00912CA8">
      <w:pPr>
        <w:spacing w:line="240" w:lineRule="auto"/>
        <w:ind w:firstLine="0"/>
        <w:jc w:val="left"/>
        <w:rPr>
          <w:ins w:id="177" w:author="Carlos Rosales" w:date="2025-07-23T07:44:00Z"/>
          <w:sz w:val="16"/>
          <w:szCs w:val="14"/>
        </w:rPr>
      </w:pPr>
    </w:p>
    <w:p w14:paraId="09438740" w14:textId="77777777" w:rsidR="00697E94" w:rsidRPr="00697E94" w:rsidRDefault="00697E94">
      <w:pPr>
        <w:spacing w:line="240" w:lineRule="auto"/>
        <w:ind w:firstLine="0"/>
        <w:jc w:val="left"/>
        <w:rPr>
          <w:ins w:id="178" w:author="Carlos Rosales" w:date="2025-07-23T06:57:00Z"/>
          <w:sz w:val="16"/>
          <w:szCs w:val="14"/>
          <w:rPrChange w:id="179" w:author="Carlos Rosales" w:date="2025-07-23T07:44:00Z">
            <w:rPr>
              <w:ins w:id="180" w:author="Carlos Rosales" w:date="2025-07-23T06:57:00Z"/>
              <w:b/>
              <w:bCs/>
            </w:rPr>
          </w:rPrChange>
        </w:rPr>
        <w:pPrChange w:id="181" w:author="Carlos Rosales" w:date="2025-07-23T06:57:00Z">
          <w:pPr>
            <w:numPr>
              <w:numId w:val="3"/>
            </w:numPr>
            <w:tabs>
              <w:tab w:val="num" w:pos="720"/>
            </w:tabs>
            <w:ind w:left="720" w:hanging="720"/>
          </w:pPr>
        </w:pPrChange>
      </w:pPr>
    </w:p>
    <w:p w14:paraId="6980E511" w14:textId="47BD6A88" w:rsidR="00912CA8" w:rsidRPr="0033216A" w:rsidRDefault="00912CA8">
      <w:pPr>
        <w:pStyle w:val="Prrafodelista"/>
        <w:numPr>
          <w:ilvl w:val="0"/>
          <w:numId w:val="6"/>
        </w:numPr>
        <w:rPr>
          <w:ins w:id="182" w:author="Carlos Rosales" w:date="2025-07-22T09:50:00Z"/>
          <w:b/>
          <w:bCs/>
          <w:i/>
          <w:iCs/>
          <w:rPrChange w:id="183" w:author="Carlos Rosales" w:date="2025-07-23T17:40:00Z">
            <w:rPr>
              <w:ins w:id="184" w:author="Carlos Rosales" w:date="2025-07-22T09:50:00Z"/>
            </w:rPr>
          </w:rPrChange>
        </w:rPr>
        <w:pPrChange w:id="185" w:author="Carlos Rosales" w:date="2025-07-23T07:44:00Z">
          <w:pPr>
            <w:ind w:firstLine="0"/>
          </w:pPr>
        </w:pPrChange>
      </w:pPr>
      <w:ins w:id="186" w:author="Carlos Rosales" w:date="2025-07-23T06:58:00Z">
        <w:r w:rsidRPr="0033216A">
          <w:rPr>
            <w:b/>
            <w:bCs/>
            <w:i/>
            <w:iCs/>
            <w:rPrChange w:id="187" w:author="Carlos Rosales" w:date="2025-07-23T17:40:00Z">
              <w:rPr/>
            </w:rPrChange>
          </w:rPr>
          <w:lastRenderedPageBreak/>
          <w:t xml:space="preserve">Crear una clase (Java </w:t>
        </w:r>
        <w:proofErr w:type="spellStart"/>
        <w:r w:rsidRPr="0033216A">
          <w:rPr>
            <w:b/>
            <w:bCs/>
            <w:i/>
            <w:iCs/>
            <w:rPrChange w:id="188" w:author="Carlos Rosales" w:date="2025-07-23T17:40:00Z">
              <w:rPr/>
            </w:rPrChange>
          </w:rPr>
          <w:t>Class</w:t>
        </w:r>
        <w:proofErr w:type="spellEnd"/>
        <w:r w:rsidRPr="0033216A">
          <w:rPr>
            <w:b/>
            <w:bCs/>
            <w:i/>
            <w:iCs/>
            <w:rPrChange w:id="189" w:author="Carlos Rosales" w:date="2025-07-23T17:40:00Z">
              <w:rPr/>
            </w:rPrChange>
          </w:rPr>
          <w:t xml:space="preserve">) en este caso se llamó </w:t>
        </w:r>
        <w:proofErr w:type="spellStart"/>
        <w:r w:rsidRPr="0033216A">
          <w:rPr>
            <w:b/>
            <w:bCs/>
            <w:i/>
            <w:iCs/>
            <w:rPrChange w:id="190" w:author="Carlos Rosales" w:date="2025-07-23T17:40:00Z">
              <w:rPr/>
            </w:rPrChange>
          </w:rPr>
          <w:t>Categoria</w:t>
        </w:r>
      </w:ins>
      <w:proofErr w:type="spellEnd"/>
      <w:ins w:id="191" w:author="Carlos Rosales" w:date="2025-07-23T06:59:00Z">
        <w:r w:rsidRPr="0033216A">
          <w:rPr>
            <w:b/>
            <w:bCs/>
            <w:i/>
            <w:iCs/>
            <w:rPrChange w:id="192" w:author="Carlos Rosales" w:date="2025-07-23T17:40:00Z">
              <w:rPr/>
            </w:rPrChange>
          </w:rPr>
          <w:t xml:space="preserve"> en la carpeta </w:t>
        </w:r>
        <w:proofErr w:type="spellStart"/>
        <w:r w:rsidRPr="0033216A">
          <w:rPr>
            <w:b/>
            <w:bCs/>
            <w:i/>
            <w:iCs/>
            <w:rPrChange w:id="193" w:author="Carlos Rosales" w:date="2025-07-23T17:40:00Z">
              <w:rPr/>
            </w:rPrChange>
          </w:rPr>
          <w:t>entities</w:t>
        </w:r>
        <w:proofErr w:type="spellEnd"/>
        <w:r w:rsidRPr="0033216A">
          <w:rPr>
            <w:b/>
            <w:bCs/>
            <w:i/>
            <w:iCs/>
            <w:rPrChange w:id="194" w:author="Carlos Rosales" w:date="2025-07-23T17:40:00Z">
              <w:rPr/>
            </w:rPrChange>
          </w:rPr>
          <w:t xml:space="preserve"> (</w:t>
        </w:r>
        <w:proofErr w:type="spellStart"/>
        <w:r w:rsidRPr="0033216A">
          <w:rPr>
            <w:b/>
            <w:bCs/>
            <w:i/>
            <w:iCs/>
            <w:rPrChange w:id="195" w:author="Carlos Rosales" w:date="2025-07-23T17:40:00Z">
              <w:rPr/>
            </w:rPrChange>
          </w:rPr>
          <w:t>package</w:t>
        </w:r>
        <w:proofErr w:type="spellEnd"/>
        <w:r w:rsidRPr="0033216A">
          <w:rPr>
            <w:b/>
            <w:bCs/>
            <w:i/>
            <w:iCs/>
            <w:rPrChange w:id="196" w:author="Carlos Rosales" w:date="2025-07-23T17:40:00Z">
              <w:rPr/>
            </w:rPrChange>
          </w:rPr>
          <w:t>)</w:t>
        </w:r>
      </w:ins>
      <w:ins w:id="197" w:author="Carlos Rosales" w:date="2025-07-23T17:40:00Z">
        <w:r w:rsidR="0033216A">
          <w:rPr>
            <w:b/>
            <w:bCs/>
            <w:i/>
            <w:iCs/>
          </w:rPr>
          <w:t>:</w:t>
        </w:r>
        <w:r w:rsidR="0033216A">
          <w:rPr>
            <w:b/>
            <w:bCs/>
          </w:rPr>
          <w:t xml:space="preserve"> </w:t>
        </w:r>
        <w:r w:rsidR="0033216A">
          <w:t>ESTE CÓDIGO HA SIDO MODIFICADO EN EL PASO 13</w:t>
        </w:r>
      </w:ins>
    </w:p>
    <w:p w14:paraId="550C8F9E" w14:textId="5092D48B" w:rsidR="006E6E7E" w:rsidRDefault="00912CA8">
      <w:pPr>
        <w:ind w:firstLine="0"/>
        <w:rPr>
          <w:ins w:id="198" w:author="Carlos Rosales" w:date="2025-07-23T07:00:00Z"/>
          <w:b/>
          <w:bCs/>
        </w:rPr>
      </w:pPr>
      <w:ins w:id="199" w:author="Carlos Rosales" w:date="2025-07-23T06:59:00Z">
        <w:r w:rsidRPr="00912CA8">
          <w:rPr>
            <w:b/>
            <w:bCs/>
            <w:noProof/>
          </w:rPr>
          <w:drawing>
            <wp:inline distT="0" distB="0" distL="0" distR="0" wp14:anchorId="2BF0B7BB" wp14:editId="36B25694">
              <wp:extent cx="3597728" cy="1750015"/>
              <wp:effectExtent l="0" t="0" r="3175" b="3175"/>
              <wp:docPr id="49907055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907055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7589" cy="17548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CA6BE4" w14:textId="77777777" w:rsidR="00912CA8" w:rsidRPr="00B978A8" w:rsidRDefault="00912CA8" w:rsidP="00912CA8">
      <w:pPr>
        <w:spacing w:line="240" w:lineRule="auto"/>
        <w:ind w:firstLine="0"/>
        <w:jc w:val="left"/>
        <w:rPr>
          <w:ins w:id="200" w:author="Carlos Rosales" w:date="2025-07-23T07:00:00Z"/>
          <w:sz w:val="16"/>
          <w:szCs w:val="14"/>
          <w:lang w:val="en-US"/>
          <w:rPrChange w:id="201" w:author="Carlos Rosales" w:date="2025-07-28T07:07:00Z">
            <w:rPr>
              <w:ins w:id="202" w:author="Carlos Rosales" w:date="2025-07-23T07:00:00Z"/>
            </w:rPr>
          </w:rPrChange>
        </w:rPr>
      </w:pPr>
      <w:ins w:id="203" w:author="Carlos Rosales" w:date="2025-07-23T07:00:00Z">
        <w:r w:rsidRPr="00B978A8">
          <w:rPr>
            <w:sz w:val="16"/>
            <w:szCs w:val="14"/>
            <w:lang w:val="en-US"/>
            <w:rPrChange w:id="204" w:author="Carlos Rosales" w:date="2025-07-28T07:07:00Z">
              <w:rPr>
                <w:b/>
                <w:bCs/>
              </w:rPr>
            </w:rPrChange>
          </w:rPr>
          <w:t xml:space="preserve">package </w:t>
        </w:r>
        <w:proofErr w:type="spellStart"/>
        <w:r w:rsidRPr="00B978A8">
          <w:rPr>
            <w:sz w:val="16"/>
            <w:szCs w:val="14"/>
            <w:lang w:val="en-US"/>
            <w:rPrChange w:id="205" w:author="Carlos Rosales" w:date="2025-07-28T07:07:00Z">
              <w:rPr>
                <w:b/>
                <w:bCs/>
              </w:rPr>
            </w:rPrChange>
          </w:rPr>
          <w:t>com.devsoft.orders_api.entities</w:t>
        </w:r>
        <w:proofErr w:type="spellEnd"/>
        <w:r w:rsidRPr="00B978A8">
          <w:rPr>
            <w:sz w:val="16"/>
            <w:szCs w:val="14"/>
            <w:lang w:val="en-US"/>
            <w:rPrChange w:id="206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07" w:author="Carlos Rosales" w:date="2025-07-28T07:07:00Z">
              <w:rPr>
                <w:b/>
                <w:bCs/>
              </w:rPr>
            </w:rPrChange>
          </w:rPr>
          <w:br/>
        </w:r>
        <w:r w:rsidRPr="00B978A8">
          <w:rPr>
            <w:sz w:val="16"/>
            <w:szCs w:val="14"/>
            <w:lang w:val="en-US"/>
            <w:rPrChange w:id="208" w:author="Carlos Rosales" w:date="2025-07-28T07:07:00Z">
              <w:rPr>
                <w:b/>
                <w:bCs/>
              </w:rPr>
            </w:rPrChange>
          </w:rPr>
          <w:br/>
          <w:t xml:space="preserve">import </w:t>
        </w:r>
        <w:proofErr w:type="spellStart"/>
        <w:r w:rsidRPr="00B978A8">
          <w:rPr>
            <w:sz w:val="16"/>
            <w:szCs w:val="14"/>
            <w:lang w:val="en-US"/>
            <w:rPrChange w:id="209" w:author="Carlos Rosales" w:date="2025-07-28T07:07:00Z">
              <w:rPr>
                <w:b/>
                <w:bCs/>
              </w:rPr>
            </w:rPrChange>
          </w:rPr>
          <w:t>jakarta.persistence</w:t>
        </w:r>
        <w:proofErr w:type="spellEnd"/>
        <w:r w:rsidRPr="00B978A8">
          <w:rPr>
            <w:sz w:val="16"/>
            <w:szCs w:val="14"/>
            <w:lang w:val="en-US"/>
            <w:rPrChange w:id="210" w:author="Carlos Rosales" w:date="2025-07-28T07:07:00Z">
              <w:rPr>
                <w:b/>
                <w:bCs/>
              </w:rPr>
            </w:rPrChange>
          </w:rPr>
          <w:t>.*;</w:t>
        </w:r>
        <w:r w:rsidRPr="00B978A8">
          <w:rPr>
            <w:sz w:val="16"/>
            <w:szCs w:val="14"/>
            <w:lang w:val="en-US"/>
            <w:rPrChange w:id="211" w:author="Carlos Rosales" w:date="2025-07-28T07:07:00Z">
              <w:rPr>
                <w:b/>
                <w:bCs/>
              </w:rPr>
            </w:rPrChange>
          </w:rPr>
          <w:br/>
          <w:t xml:space="preserve">import </w:t>
        </w:r>
        <w:proofErr w:type="spellStart"/>
        <w:r w:rsidRPr="00B978A8">
          <w:rPr>
            <w:sz w:val="16"/>
            <w:szCs w:val="14"/>
            <w:lang w:val="en-US"/>
            <w:rPrChange w:id="212" w:author="Carlos Rosales" w:date="2025-07-28T07:07:00Z">
              <w:rPr>
                <w:b/>
                <w:bCs/>
              </w:rPr>
            </w:rPrChange>
          </w:rPr>
          <w:t>lombok.AllArgsConstructor</w:t>
        </w:r>
        <w:proofErr w:type="spellEnd"/>
        <w:r w:rsidRPr="00B978A8">
          <w:rPr>
            <w:sz w:val="16"/>
            <w:szCs w:val="14"/>
            <w:lang w:val="en-US"/>
            <w:rPrChange w:id="213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14" w:author="Carlos Rosales" w:date="2025-07-28T07:07:00Z">
              <w:rPr>
                <w:b/>
                <w:bCs/>
              </w:rPr>
            </w:rPrChange>
          </w:rPr>
          <w:br/>
          <w:t xml:space="preserve">import </w:t>
        </w:r>
        <w:proofErr w:type="spellStart"/>
        <w:r w:rsidRPr="00B978A8">
          <w:rPr>
            <w:sz w:val="16"/>
            <w:szCs w:val="14"/>
            <w:lang w:val="en-US"/>
            <w:rPrChange w:id="215" w:author="Carlos Rosales" w:date="2025-07-28T07:07:00Z">
              <w:rPr>
                <w:b/>
                <w:bCs/>
              </w:rPr>
            </w:rPrChange>
          </w:rPr>
          <w:t>lombok.Data</w:t>
        </w:r>
        <w:proofErr w:type="spellEnd"/>
        <w:r w:rsidRPr="00B978A8">
          <w:rPr>
            <w:sz w:val="16"/>
            <w:szCs w:val="14"/>
            <w:lang w:val="en-US"/>
            <w:rPrChange w:id="216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17" w:author="Carlos Rosales" w:date="2025-07-28T07:07:00Z">
              <w:rPr>
                <w:b/>
                <w:bCs/>
              </w:rPr>
            </w:rPrChange>
          </w:rPr>
          <w:br/>
          <w:t xml:space="preserve">import </w:t>
        </w:r>
        <w:proofErr w:type="spellStart"/>
        <w:r w:rsidRPr="00B978A8">
          <w:rPr>
            <w:sz w:val="16"/>
            <w:szCs w:val="14"/>
            <w:lang w:val="en-US"/>
            <w:rPrChange w:id="218" w:author="Carlos Rosales" w:date="2025-07-28T07:07:00Z">
              <w:rPr>
                <w:b/>
                <w:bCs/>
              </w:rPr>
            </w:rPrChange>
          </w:rPr>
          <w:t>lombok.NoArgsConstructor</w:t>
        </w:r>
        <w:proofErr w:type="spellEnd"/>
        <w:r w:rsidRPr="00B978A8">
          <w:rPr>
            <w:sz w:val="16"/>
            <w:szCs w:val="14"/>
            <w:lang w:val="en-US"/>
            <w:rPrChange w:id="219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20" w:author="Carlos Rosales" w:date="2025-07-28T07:07:00Z">
              <w:rPr>
                <w:b/>
                <w:bCs/>
              </w:rPr>
            </w:rPrChange>
          </w:rPr>
          <w:br/>
        </w:r>
        <w:r w:rsidRPr="00B978A8">
          <w:rPr>
            <w:sz w:val="16"/>
            <w:szCs w:val="14"/>
            <w:lang w:val="en-US"/>
            <w:rPrChange w:id="221" w:author="Carlos Rosales" w:date="2025-07-28T07:07:00Z">
              <w:rPr>
                <w:b/>
                <w:bCs/>
              </w:rPr>
            </w:rPrChange>
          </w:rPr>
          <w:br/>
          <w:t xml:space="preserve">import </w:t>
        </w:r>
        <w:proofErr w:type="spellStart"/>
        <w:r w:rsidRPr="00B978A8">
          <w:rPr>
            <w:sz w:val="16"/>
            <w:szCs w:val="14"/>
            <w:lang w:val="en-US"/>
            <w:rPrChange w:id="222" w:author="Carlos Rosales" w:date="2025-07-28T07:07:00Z">
              <w:rPr>
                <w:b/>
                <w:bCs/>
              </w:rPr>
            </w:rPrChange>
          </w:rPr>
          <w:t>java.io.Serializable</w:t>
        </w:r>
        <w:proofErr w:type="spellEnd"/>
        <w:r w:rsidRPr="00B978A8">
          <w:rPr>
            <w:sz w:val="16"/>
            <w:szCs w:val="14"/>
            <w:lang w:val="en-US"/>
            <w:rPrChange w:id="223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24" w:author="Carlos Rosales" w:date="2025-07-28T07:07:00Z">
              <w:rPr>
                <w:b/>
                <w:bCs/>
              </w:rPr>
            </w:rPrChange>
          </w:rPr>
          <w:br/>
        </w:r>
        <w:r w:rsidRPr="00B978A8">
          <w:rPr>
            <w:sz w:val="16"/>
            <w:szCs w:val="14"/>
            <w:lang w:val="en-US"/>
            <w:rPrChange w:id="225" w:author="Carlos Rosales" w:date="2025-07-28T07:07:00Z">
              <w:rPr>
                <w:b/>
                <w:bCs/>
              </w:rPr>
            </w:rPrChange>
          </w:rPr>
          <w:br/>
          <w:t>@Data</w:t>
        </w:r>
        <w:r w:rsidRPr="00B978A8">
          <w:rPr>
            <w:sz w:val="16"/>
            <w:szCs w:val="14"/>
            <w:lang w:val="en-US"/>
            <w:rPrChange w:id="226" w:author="Carlos Rosales" w:date="2025-07-28T07:07:00Z">
              <w:rPr>
                <w:b/>
                <w:bCs/>
              </w:rPr>
            </w:rPrChange>
          </w:rPr>
          <w:br/>
          <w:t>@NoArgsConstructor</w:t>
        </w:r>
        <w:r w:rsidRPr="00B978A8">
          <w:rPr>
            <w:sz w:val="16"/>
            <w:szCs w:val="14"/>
            <w:lang w:val="en-US"/>
            <w:rPrChange w:id="227" w:author="Carlos Rosales" w:date="2025-07-28T07:07:00Z">
              <w:rPr>
                <w:b/>
                <w:bCs/>
              </w:rPr>
            </w:rPrChange>
          </w:rPr>
          <w:br/>
          <w:t>@AllArgsConstructor</w:t>
        </w:r>
        <w:r w:rsidRPr="00B978A8">
          <w:rPr>
            <w:sz w:val="16"/>
            <w:szCs w:val="14"/>
            <w:lang w:val="en-US"/>
            <w:rPrChange w:id="228" w:author="Carlos Rosales" w:date="2025-07-28T07:07:00Z">
              <w:rPr>
                <w:b/>
                <w:bCs/>
              </w:rPr>
            </w:rPrChange>
          </w:rPr>
          <w:br/>
          <w:t>@Entity</w:t>
        </w:r>
        <w:r w:rsidRPr="00B978A8">
          <w:rPr>
            <w:sz w:val="16"/>
            <w:szCs w:val="14"/>
            <w:lang w:val="en-US"/>
            <w:rPrChange w:id="229" w:author="Carlos Rosales" w:date="2025-07-28T07:07:00Z">
              <w:rPr>
                <w:b/>
                <w:bCs/>
              </w:rPr>
            </w:rPrChange>
          </w:rPr>
          <w:br/>
          <w:t>@Table(name = "categorias", schema = "public", catalog = "orders")</w:t>
        </w:r>
        <w:r w:rsidRPr="00B978A8">
          <w:rPr>
            <w:sz w:val="16"/>
            <w:szCs w:val="14"/>
            <w:lang w:val="en-US"/>
            <w:rPrChange w:id="230" w:author="Carlos Rosales" w:date="2025-07-28T07:07:00Z">
              <w:rPr>
                <w:b/>
                <w:bCs/>
              </w:rPr>
            </w:rPrChange>
          </w:rPr>
          <w:br/>
          <w:t xml:space="preserve">public class </w:t>
        </w:r>
        <w:proofErr w:type="spellStart"/>
        <w:r w:rsidRPr="00B978A8">
          <w:rPr>
            <w:sz w:val="16"/>
            <w:szCs w:val="14"/>
            <w:lang w:val="en-US"/>
            <w:rPrChange w:id="231" w:author="Carlos Rosales" w:date="2025-07-28T07:07:00Z">
              <w:rPr>
                <w:b/>
                <w:bCs/>
              </w:rPr>
            </w:rPrChange>
          </w:rPr>
          <w:t>Categoria</w:t>
        </w:r>
        <w:proofErr w:type="spellEnd"/>
        <w:r w:rsidRPr="00B978A8">
          <w:rPr>
            <w:sz w:val="16"/>
            <w:szCs w:val="14"/>
            <w:lang w:val="en-US"/>
            <w:rPrChange w:id="232" w:author="Carlos Rosales" w:date="2025-07-28T07:07:00Z">
              <w:rPr>
                <w:b/>
                <w:bCs/>
              </w:rPr>
            </w:rPrChange>
          </w:rPr>
          <w:t xml:space="preserve"> implements Serializable {</w:t>
        </w:r>
        <w:r w:rsidRPr="00B978A8">
          <w:rPr>
            <w:sz w:val="16"/>
            <w:szCs w:val="14"/>
            <w:lang w:val="en-US"/>
            <w:rPrChange w:id="233" w:author="Carlos Rosales" w:date="2025-07-28T07:07:00Z">
              <w:rPr>
                <w:b/>
                <w:bCs/>
              </w:rPr>
            </w:rPrChange>
          </w:rPr>
          <w:br/>
          <w:t xml:space="preserve">    @Id</w:t>
        </w:r>
        <w:r w:rsidRPr="00B978A8">
          <w:rPr>
            <w:sz w:val="16"/>
            <w:szCs w:val="14"/>
            <w:lang w:val="en-US"/>
            <w:rPrChange w:id="234" w:author="Carlos Rosales" w:date="2025-07-28T07:07:00Z">
              <w:rPr>
                <w:b/>
                <w:bCs/>
              </w:rPr>
            </w:rPrChange>
          </w:rPr>
          <w:br/>
          <w:t xml:space="preserve">    @GeneratedValue(strategy = </w:t>
        </w:r>
        <w:proofErr w:type="spellStart"/>
        <w:r w:rsidRPr="00B978A8">
          <w:rPr>
            <w:sz w:val="16"/>
            <w:szCs w:val="14"/>
            <w:lang w:val="en-US"/>
            <w:rPrChange w:id="235" w:author="Carlos Rosales" w:date="2025-07-28T07:07:00Z">
              <w:rPr>
                <w:b/>
                <w:bCs/>
              </w:rPr>
            </w:rPrChange>
          </w:rPr>
          <w:t>GenerationType.</w:t>
        </w:r>
        <w:r w:rsidRPr="00B978A8">
          <w:rPr>
            <w:sz w:val="16"/>
            <w:szCs w:val="14"/>
            <w:lang w:val="en-US"/>
            <w:rPrChange w:id="236" w:author="Carlos Rosales" w:date="2025-07-28T07:07:00Z">
              <w:rPr>
                <w:b/>
                <w:bCs/>
                <w:i/>
                <w:iCs/>
              </w:rPr>
            </w:rPrChange>
          </w:rPr>
          <w:t>IDENTITY</w:t>
        </w:r>
        <w:proofErr w:type="spellEnd"/>
        <w:r w:rsidRPr="00B978A8">
          <w:rPr>
            <w:sz w:val="16"/>
            <w:szCs w:val="14"/>
            <w:lang w:val="en-US"/>
            <w:rPrChange w:id="237" w:author="Carlos Rosales" w:date="2025-07-28T07:07:00Z">
              <w:rPr>
                <w:b/>
                <w:bCs/>
              </w:rPr>
            </w:rPrChange>
          </w:rPr>
          <w:t>)</w:t>
        </w:r>
        <w:r w:rsidRPr="00B978A8">
          <w:rPr>
            <w:sz w:val="16"/>
            <w:szCs w:val="14"/>
            <w:lang w:val="en-US"/>
            <w:rPrChange w:id="238" w:author="Carlos Rosales" w:date="2025-07-28T07:07:00Z">
              <w:rPr>
                <w:b/>
                <w:bCs/>
              </w:rPr>
            </w:rPrChange>
          </w:rPr>
          <w:br/>
          <w:t xml:space="preserve">    @Column(name = "id", nullable = false)</w:t>
        </w:r>
        <w:r w:rsidRPr="00B978A8">
          <w:rPr>
            <w:sz w:val="16"/>
            <w:szCs w:val="14"/>
            <w:lang w:val="en-US"/>
            <w:rPrChange w:id="239" w:author="Carlos Rosales" w:date="2025-07-28T07:07:00Z">
              <w:rPr>
                <w:b/>
                <w:bCs/>
              </w:rPr>
            </w:rPrChange>
          </w:rPr>
          <w:br/>
          <w:t xml:space="preserve">    private Long id;</w:t>
        </w:r>
        <w:r w:rsidRPr="00B978A8">
          <w:rPr>
            <w:sz w:val="16"/>
            <w:szCs w:val="14"/>
            <w:lang w:val="en-US"/>
            <w:rPrChange w:id="240" w:author="Carlos Rosales" w:date="2025-07-28T07:07:00Z">
              <w:rPr>
                <w:b/>
                <w:bCs/>
              </w:rPr>
            </w:rPrChange>
          </w:rPr>
          <w:br/>
        </w:r>
        <w:r w:rsidRPr="00B978A8">
          <w:rPr>
            <w:sz w:val="16"/>
            <w:szCs w:val="14"/>
            <w:lang w:val="en-US"/>
            <w:rPrChange w:id="241" w:author="Carlos Rosales" w:date="2025-07-28T07:07:00Z">
              <w:rPr>
                <w:b/>
                <w:bCs/>
              </w:rPr>
            </w:rPrChange>
          </w:rPr>
          <w:br/>
          <w:t xml:space="preserve">    @Column(name = "</w:t>
        </w:r>
        <w:proofErr w:type="spellStart"/>
        <w:r w:rsidRPr="00B978A8">
          <w:rPr>
            <w:sz w:val="16"/>
            <w:szCs w:val="14"/>
            <w:lang w:val="en-US"/>
            <w:rPrChange w:id="242" w:author="Carlos Rosales" w:date="2025-07-28T07:07:00Z">
              <w:rPr>
                <w:b/>
                <w:bCs/>
              </w:rPr>
            </w:rPrChange>
          </w:rPr>
          <w:t>nombre</w:t>
        </w:r>
        <w:proofErr w:type="spellEnd"/>
        <w:r w:rsidRPr="00B978A8">
          <w:rPr>
            <w:sz w:val="16"/>
            <w:szCs w:val="14"/>
            <w:lang w:val="en-US"/>
            <w:rPrChange w:id="243" w:author="Carlos Rosales" w:date="2025-07-28T07:07:00Z">
              <w:rPr>
                <w:b/>
                <w:bCs/>
              </w:rPr>
            </w:rPrChange>
          </w:rPr>
          <w:t>", nullable = false, length = 80)</w:t>
        </w:r>
        <w:r w:rsidRPr="00B978A8">
          <w:rPr>
            <w:sz w:val="16"/>
            <w:szCs w:val="14"/>
            <w:lang w:val="en-US"/>
            <w:rPrChange w:id="244" w:author="Carlos Rosales" w:date="2025-07-28T07:07:00Z">
              <w:rPr>
                <w:b/>
                <w:bCs/>
              </w:rPr>
            </w:rPrChange>
          </w:rPr>
          <w:br/>
          <w:t xml:space="preserve">    private String </w:t>
        </w:r>
        <w:proofErr w:type="spellStart"/>
        <w:r w:rsidRPr="00B978A8">
          <w:rPr>
            <w:sz w:val="16"/>
            <w:szCs w:val="14"/>
            <w:lang w:val="en-US"/>
            <w:rPrChange w:id="245" w:author="Carlos Rosales" w:date="2025-07-28T07:07:00Z">
              <w:rPr>
                <w:b/>
                <w:bCs/>
              </w:rPr>
            </w:rPrChange>
          </w:rPr>
          <w:t>nombre</w:t>
        </w:r>
        <w:proofErr w:type="spellEnd"/>
        <w:r w:rsidRPr="00B978A8">
          <w:rPr>
            <w:sz w:val="16"/>
            <w:szCs w:val="14"/>
            <w:lang w:val="en-US"/>
            <w:rPrChange w:id="246" w:author="Carlos Rosales" w:date="2025-07-28T07:07:00Z">
              <w:rPr>
                <w:b/>
                <w:bCs/>
              </w:rPr>
            </w:rPrChange>
          </w:rPr>
          <w:t>;</w:t>
        </w:r>
        <w:r w:rsidRPr="00B978A8">
          <w:rPr>
            <w:sz w:val="16"/>
            <w:szCs w:val="14"/>
            <w:lang w:val="en-US"/>
            <w:rPrChange w:id="247" w:author="Carlos Rosales" w:date="2025-07-28T07:07:00Z">
              <w:rPr>
                <w:b/>
                <w:bCs/>
              </w:rPr>
            </w:rPrChange>
          </w:rPr>
          <w:br/>
          <w:t>}</w:t>
        </w:r>
      </w:ins>
    </w:p>
    <w:p w14:paraId="4EF9779E" w14:textId="77777777" w:rsidR="00912CA8" w:rsidRPr="00B978A8" w:rsidRDefault="00912CA8" w:rsidP="00912CA8">
      <w:pPr>
        <w:spacing w:line="240" w:lineRule="auto"/>
        <w:ind w:firstLine="0"/>
        <w:jc w:val="left"/>
        <w:rPr>
          <w:ins w:id="248" w:author="Carlos Rosales" w:date="2025-07-23T07:00:00Z"/>
          <w:lang w:val="en-US"/>
          <w:rPrChange w:id="249" w:author="Carlos Rosales" w:date="2025-07-28T07:07:00Z">
            <w:rPr>
              <w:ins w:id="250" w:author="Carlos Rosales" w:date="2025-07-23T07:00:00Z"/>
            </w:rPr>
          </w:rPrChange>
        </w:rPr>
      </w:pPr>
    </w:p>
    <w:p w14:paraId="4A422DD5" w14:textId="0E01AE3C" w:rsidR="00912CA8" w:rsidRPr="00697E94" w:rsidRDefault="00912CA8">
      <w:pPr>
        <w:pStyle w:val="Prrafodelista"/>
        <w:numPr>
          <w:ilvl w:val="0"/>
          <w:numId w:val="6"/>
        </w:numPr>
        <w:spacing w:line="240" w:lineRule="auto"/>
        <w:jc w:val="left"/>
        <w:rPr>
          <w:ins w:id="251" w:author="Carlos Rosales" w:date="2025-07-23T07:01:00Z"/>
          <w:b/>
          <w:bCs/>
          <w:rPrChange w:id="252" w:author="Carlos Rosales" w:date="2025-07-23T07:44:00Z">
            <w:rPr>
              <w:ins w:id="253" w:author="Carlos Rosales" w:date="2025-07-23T07:01:00Z"/>
            </w:rPr>
          </w:rPrChange>
        </w:rPr>
        <w:pPrChange w:id="254" w:author="Carlos Rosales" w:date="2025-07-23T07:44:00Z">
          <w:pPr>
            <w:spacing w:line="240" w:lineRule="auto"/>
            <w:ind w:firstLine="0"/>
            <w:jc w:val="left"/>
          </w:pPr>
        </w:pPrChange>
      </w:pPr>
      <w:ins w:id="255" w:author="Carlos Rosales" w:date="2025-07-23T07:00:00Z">
        <w:r w:rsidRPr="00697E94">
          <w:rPr>
            <w:b/>
            <w:bCs/>
            <w:rPrChange w:id="256" w:author="Carlos Rosales" w:date="2025-07-23T07:44:00Z">
              <w:rPr/>
            </w:rPrChange>
          </w:rPr>
          <w:t xml:space="preserve">PARA EJECUTAR EL PROGRAMA SE DEBE UBICAR EN EL ARCHIVO </w:t>
        </w:r>
      </w:ins>
      <w:ins w:id="257" w:author="Carlos Rosales" w:date="2025-07-23T07:01:00Z">
        <w:r w:rsidRPr="00697E94">
          <w:rPr>
            <w:b/>
            <w:bCs/>
            <w:rPrChange w:id="258" w:author="Carlos Rosales" w:date="2025-07-23T07:44:00Z">
              <w:rPr/>
            </w:rPrChange>
          </w:rPr>
          <w:t>(nombreDelProyecto)</w:t>
        </w:r>
      </w:ins>
      <w:ins w:id="259" w:author="Carlos Rosales" w:date="2025-07-23T07:00:00Z">
        <w:r w:rsidRPr="00697E94">
          <w:rPr>
            <w:b/>
            <w:bCs/>
            <w:rPrChange w:id="260" w:author="Carlos Rosales" w:date="2025-07-23T07:44:00Z">
              <w:rPr/>
            </w:rPrChange>
          </w:rPr>
          <w:t>…</w:t>
        </w:r>
      </w:ins>
      <w:ins w:id="261" w:author="Carlos Rosales" w:date="2025-07-23T07:01:00Z">
        <w:r w:rsidRPr="00697E94">
          <w:rPr>
            <w:b/>
            <w:bCs/>
            <w:rPrChange w:id="262" w:author="Carlos Rosales" w:date="2025-07-23T07:44:00Z">
              <w:rPr/>
            </w:rPrChange>
          </w:rPr>
          <w:t>ApiApplication.java</w:t>
        </w:r>
      </w:ins>
    </w:p>
    <w:p w14:paraId="1DE66475" w14:textId="6711603A" w:rsidR="00912CA8" w:rsidRDefault="00912CA8" w:rsidP="00912CA8">
      <w:pPr>
        <w:spacing w:line="240" w:lineRule="auto"/>
        <w:ind w:firstLine="0"/>
        <w:jc w:val="left"/>
        <w:rPr>
          <w:ins w:id="263" w:author="Carlos Rosales" w:date="2025-07-23T07:02:00Z"/>
          <w:b/>
          <w:bCs/>
        </w:rPr>
      </w:pPr>
      <w:ins w:id="264" w:author="Carlos Rosales" w:date="2025-07-23T07:01:00Z">
        <w:r w:rsidRPr="00912CA8">
          <w:rPr>
            <w:b/>
            <w:bCs/>
            <w:noProof/>
          </w:rPr>
          <w:lastRenderedPageBreak/>
          <w:drawing>
            <wp:inline distT="0" distB="0" distL="0" distR="0" wp14:anchorId="20A56E35" wp14:editId="55F48A98">
              <wp:extent cx="5612130" cy="2053590"/>
              <wp:effectExtent l="0" t="0" r="7620" b="3810"/>
              <wp:docPr id="1379447368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79447368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2053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C7BC72" w14:textId="5E064DC2" w:rsidR="00912CA8" w:rsidRDefault="005C13C1">
      <w:pPr>
        <w:pStyle w:val="Prrafodelista"/>
        <w:numPr>
          <w:ilvl w:val="0"/>
          <w:numId w:val="6"/>
        </w:numPr>
        <w:spacing w:line="240" w:lineRule="auto"/>
        <w:jc w:val="left"/>
        <w:rPr>
          <w:ins w:id="265" w:author="Carlos Rosales" w:date="2025-07-23T07:56:00Z"/>
        </w:rPr>
        <w:pPrChange w:id="266" w:author="Carlos Rosales" w:date="2025-07-23T08:18:00Z">
          <w:pPr>
            <w:spacing w:line="240" w:lineRule="auto"/>
            <w:ind w:firstLine="0"/>
            <w:jc w:val="left"/>
          </w:pPr>
        </w:pPrChange>
      </w:pPr>
      <w:ins w:id="267" w:author="Carlos Rosales" w:date="2025-07-23T07:55:00Z">
        <w:r w:rsidRPr="00DF0B63">
          <w:rPr>
            <w:b/>
            <w:bCs/>
            <w:rPrChange w:id="268" w:author="Carlos Rosales" w:date="2025-07-23T08:18:00Z">
              <w:rPr/>
            </w:rPrChange>
          </w:rPr>
          <w:t>Verificar q</w:t>
        </w:r>
      </w:ins>
      <w:ins w:id="269" w:author="Carlos Rosales" w:date="2025-07-23T07:56:00Z">
        <w:r w:rsidRPr="00DF0B63">
          <w:rPr>
            <w:b/>
            <w:bCs/>
            <w:rPrChange w:id="270" w:author="Carlos Rosales" w:date="2025-07-23T08:18:00Z">
              <w:rPr/>
            </w:rPrChange>
          </w:rPr>
          <w:t>ue esté instalado “Lombok”</w:t>
        </w:r>
        <w:r>
          <w:t>:</w:t>
        </w:r>
      </w:ins>
    </w:p>
    <w:p w14:paraId="741126EA" w14:textId="13D65AE8" w:rsidR="005C13C1" w:rsidRDefault="005C13C1" w:rsidP="00912CA8">
      <w:pPr>
        <w:spacing w:line="240" w:lineRule="auto"/>
        <w:ind w:firstLine="0"/>
        <w:jc w:val="left"/>
        <w:rPr>
          <w:ins w:id="271" w:author="Carlos Rosales" w:date="2025-07-23T08:07:00Z"/>
          <w:b/>
          <w:bCs/>
        </w:rPr>
      </w:pPr>
      <w:ins w:id="272" w:author="Carlos Rosales" w:date="2025-07-23T07:56:00Z">
        <w:r w:rsidRPr="005C13C1">
          <w:rPr>
            <w:b/>
            <w:bCs/>
            <w:noProof/>
          </w:rPr>
          <w:drawing>
            <wp:inline distT="0" distB="0" distL="0" distR="0" wp14:anchorId="216A391F" wp14:editId="19B7E514">
              <wp:extent cx="3865418" cy="2156202"/>
              <wp:effectExtent l="0" t="0" r="1905" b="0"/>
              <wp:docPr id="1568444888" name="Imagen 1" descr="Interfaz de usuario gráfica, Aplicación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68444888" name="Imagen 1" descr="Interfaz de usuario gráfica, Aplicación&#10;&#10;El contenido generado por IA puede ser incorrecto.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9373" cy="21584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61620C" w14:textId="77777777" w:rsidR="00652F9C" w:rsidRDefault="00652F9C" w:rsidP="00912CA8">
      <w:pPr>
        <w:spacing w:line="240" w:lineRule="auto"/>
        <w:ind w:firstLine="0"/>
        <w:jc w:val="left"/>
        <w:rPr>
          <w:ins w:id="273" w:author="Carlos Rosales" w:date="2025-07-23T08:07:00Z"/>
          <w:b/>
          <w:bCs/>
        </w:rPr>
      </w:pPr>
    </w:p>
    <w:p w14:paraId="457A5CAD" w14:textId="29351F43" w:rsidR="00652F9C" w:rsidRDefault="00DF0B63" w:rsidP="00DF0B63">
      <w:pPr>
        <w:pStyle w:val="Prrafodelista"/>
        <w:numPr>
          <w:ilvl w:val="0"/>
          <w:numId w:val="6"/>
        </w:numPr>
        <w:spacing w:line="240" w:lineRule="auto"/>
        <w:jc w:val="left"/>
        <w:rPr>
          <w:ins w:id="274" w:author="Carlos Rosales" w:date="2025-07-23T08:19:00Z"/>
          <w:b/>
          <w:bCs/>
        </w:rPr>
      </w:pPr>
      <w:ins w:id="275" w:author="Carlos Rosales" w:date="2025-07-23T08:18:00Z">
        <w:r>
          <w:rPr>
            <w:b/>
            <w:bCs/>
          </w:rPr>
          <w:t>SE HIZO MODIFICACIÓN EN LA CLASE “Categoria.java”</w:t>
        </w:r>
      </w:ins>
    </w:p>
    <w:p w14:paraId="643691BE" w14:textId="059477DD" w:rsidR="00DF0B63" w:rsidRDefault="00DF0B63" w:rsidP="00DF0B63">
      <w:pPr>
        <w:spacing w:line="240" w:lineRule="auto"/>
        <w:ind w:firstLine="0"/>
        <w:jc w:val="left"/>
        <w:rPr>
          <w:ins w:id="276" w:author="Carlos Rosales" w:date="2025-07-23T08:19:00Z"/>
          <w:b/>
          <w:bCs/>
        </w:rPr>
      </w:pPr>
      <w:ins w:id="277" w:author="Carlos Rosales" w:date="2025-07-23T08:19:00Z">
        <w:r>
          <w:rPr>
            <w:b/>
            <w:bCs/>
          </w:rPr>
          <w:t>@Setter</w:t>
        </w:r>
      </w:ins>
    </w:p>
    <w:p w14:paraId="0AAD633F" w14:textId="41E71F70" w:rsidR="00DF0B63" w:rsidRDefault="00DF0B63" w:rsidP="00DF0B63">
      <w:pPr>
        <w:spacing w:line="240" w:lineRule="auto"/>
        <w:ind w:firstLine="0"/>
        <w:jc w:val="left"/>
        <w:rPr>
          <w:ins w:id="278" w:author="Carlos Rosales" w:date="2025-07-23T08:19:00Z"/>
          <w:b/>
          <w:bCs/>
        </w:rPr>
      </w:pPr>
      <w:ins w:id="279" w:author="Carlos Rosales" w:date="2025-07-23T08:19:00Z">
        <w:r>
          <w:rPr>
            <w:b/>
            <w:bCs/>
          </w:rPr>
          <w:t>@Getter</w:t>
        </w:r>
      </w:ins>
    </w:p>
    <w:p w14:paraId="07687436" w14:textId="70704BE8" w:rsidR="00DF0B63" w:rsidRDefault="00DF0B63" w:rsidP="00DF0B63">
      <w:pPr>
        <w:spacing w:line="240" w:lineRule="auto"/>
        <w:ind w:firstLine="0"/>
        <w:jc w:val="left"/>
        <w:rPr>
          <w:ins w:id="280" w:author="Carlos Rosales" w:date="2025-07-23T08:19:00Z"/>
          <w:b/>
          <w:bCs/>
        </w:rPr>
      </w:pPr>
      <w:ins w:id="281" w:author="Carlos Rosales" w:date="2025-07-23T08:19:00Z">
        <w:r>
          <w:rPr>
            <w:b/>
            <w:bCs/>
          </w:rPr>
          <w:t>@NoArgsConstructor</w:t>
        </w:r>
      </w:ins>
    </w:p>
    <w:p w14:paraId="2F630969" w14:textId="77777777" w:rsidR="00DF0B63" w:rsidRDefault="00DF0B63" w:rsidP="00DF0B63">
      <w:pPr>
        <w:spacing w:line="240" w:lineRule="auto"/>
        <w:ind w:firstLine="0"/>
        <w:jc w:val="left"/>
        <w:rPr>
          <w:ins w:id="282" w:author="Carlos Rosales" w:date="2025-07-23T08:19:00Z"/>
          <w:b/>
          <w:bCs/>
        </w:rPr>
      </w:pPr>
      <w:ins w:id="283" w:author="Carlos Rosales" w:date="2025-07-23T08:19:00Z">
        <w:r w:rsidRPr="00DF0B63">
          <w:rPr>
            <w:b/>
            <w:bCs/>
          </w:rPr>
          <w:t>@AllArgsConstructor</w:t>
        </w:r>
      </w:ins>
    </w:p>
    <w:p w14:paraId="6212EAD6" w14:textId="77777777" w:rsidR="00D34BF2" w:rsidRDefault="00D34BF2" w:rsidP="00D34BF2">
      <w:pPr>
        <w:spacing w:line="240" w:lineRule="auto"/>
        <w:ind w:firstLine="0"/>
        <w:jc w:val="left"/>
        <w:rPr>
          <w:ins w:id="284" w:author="Carlos Rosales" w:date="2025-07-23T08:27:00Z"/>
          <w:b/>
          <w:bCs/>
        </w:rPr>
      </w:pPr>
      <w:ins w:id="285" w:author="Carlos Rosales" w:date="2025-07-23T08:19:00Z">
        <w:r w:rsidRPr="00D34BF2">
          <w:rPr>
            <w:b/>
            <w:bCs/>
          </w:rPr>
          <w:t>@Entity</w:t>
        </w:r>
      </w:ins>
    </w:p>
    <w:p w14:paraId="0B08CE96" w14:textId="54158937" w:rsidR="00D34BF2" w:rsidRDefault="00D34BF2" w:rsidP="00D34BF2">
      <w:pPr>
        <w:spacing w:line="240" w:lineRule="auto"/>
        <w:ind w:firstLine="0"/>
        <w:jc w:val="left"/>
        <w:rPr>
          <w:ins w:id="286" w:author="Carlos Rosales" w:date="2025-07-23T09:52:00Z"/>
          <w:b/>
          <w:bCs/>
        </w:rPr>
      </w:pPr>
      <w:ins w:id="287" w:author="Carlos Rosales" w:date="2025-07-23T08:27:00Z">
        <w:r w:rsidRPr="00D34BF2">
          <w:rPr>
            <w:b/>
            <w:bCs/>
            <w:noProof/>
          </w:rPr>
          <w:lastRenderedPageBreak/>
          <w:drawing>
            <wp:inline distT="0" distB="0" distL="0" distR="0" wp14:anchorId="593DD5DA" wp14:editId="6F10BA15">
              <wp:extent cx="2057400" cy="2130962"/>
              <wp:effectExtent l="0" t="0" r="0" b="3175"/>
              <wp:docPr id="366505611" name="Imagen 1" descr="Interfaz de usuario gráfica, Text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6505611" name="Imagen 1" descr="Interfaz de usuario gráfica, Texto&#10;&#10;El contenido generado por IA puede ser incorrecto.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89769" cy="21644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E7BB23" w14:textId="77777777" w:rsidR="003C19A1" w:rsidRDefault="003C19A1" w:rsidP="00D34BF2">
      <w:pPr>
        <w:spacing w:line="240" w:lineRule="auto"/>
        <w:ind w:firstLine="0"/>
        <w:jc w:val="left"/>
        <w:rPr>
          <w:ins w:id="288" w:author="Carlos Rosales" w:date="2025-07-23T08:27:00Z"/>
          <w:b/>
          <w:bCs/>
        </w:rPr>
      </w:pPr>
    </w:p>
    <w:p w14:paraId="184316F4" w14:textId="77777777" w:rsidR="003C19A1" w:rsidRPr="00B978A8" w:rsidRDefault="003C19A1" w:rsidP="003C19A1">
      <w:pPr>
        <w:pStyle w:val="HTMLconformatoprevio"/>
        <w:shd w:val="clear" w:color="auto" w:fill="FFFFFF"/>
        <w:ind w:left="360"/>
        <w:rPr>
          <w:ins w:id="289" w:author="Carlos Rosales" w:date="2025-07-23T09:52:00Z"/>
          <w:color w:val="080808"/>
          <w:lang w:val="en-US"/>
          <w:rPrChange w:id="290" w:author="Carlos Rosales" w:date="2025-07-28T07:07:00Z">
            <w:rPr>
              <w:ins w:id="291" w:author="Carlos Rosales" w:date="2025-07-23T09:52:00Z"/>
              <w:color w:val="080808"/>
            </w:rPr>
          </w:rPrChange>
        </w:rPr>
      </w:pPr>
      <w:ins w:id="292" w:author="Carlos Rosales" w:date="2025-07-23T09:52:00Z">
        <w:r w:rsidRPr="00B978A8">
          <w:rPr>
            <w:color w:val="0033B3"/>
            <w:lang w:val="en-US"/>
            <w:rPrChange w:id="293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lang w:val="en-US"/>
            <w:rPrChange w:id="294" w:author="Carlos Rosales" w:date="2025-07-28T07:07:00Z">
              <w:rPr>
                <w:color w:val="000000"/>
              </w:rPr>
            </w:rPrChange>
          </w:rPr>
          <w:t>com.devsoft.orders_api.entities</w:t>
        </w:r>
        <w:proofErr w:type="spellEnd"/>
        <w:r w:rsidRPr="00B978A8">
          <w:rPr>
            <w:color w:val="080808"/>
            <w:lang w:val="en-US"/>
            <w:rPrChange w:id="29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29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29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29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299" w:author="Carlos Rosales" w:date="2025-07-28T07:07:00Z">
              <w:rPr>
                <w:color w:val="000000"/>
              </w:rPr>
            </w:rPrChange>
          </w:rPr>
          <w:t>jakarta.persistence</w:t>
        </w:r>
        <w:proofErr w:type="spellEnd"/>
        <w:r w:rsidRPr="00B978A8">
          <w:rPr>
            <w:color w:val="000000"/>
            <w:lang w:val="en-US"/>
            <w:rPrChange w:id="300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lang w:val="en-US"/>
            <w:rPrChange w:id="301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lang w:val="en-US"/>
            <w:rPrChange w:id="30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0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04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305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r w:rsidRPr="00B978A8">
          <w:rPr>
            <w:color w:val="080808"/>
            <w:lang w:val="en-US"/>
            <w:rPrChange w:id="30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0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0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09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310" w:author="Carlos Rosales" w:date="2025-07-28T07:07:00Z">
              <w:rPr>
                <w:color w:val="9E880D"/>
              </w:rPr>
            </w:rPrChange>
          </w:rPr>
          <w:t>Getter</w:t>
        </w:r>
        <w:proofErr w:type="spellEnd"/>
        <w:r w:rsidRPr="00B978A8">
          <w:rPr>
            <w:color w:val="080808"/>
            <w:lang w:val="en-US"/>
            <w:rPrChange w:id="31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1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1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14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315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lang w:val="en-US"/>
            <w:rPrChange w:id="31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1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1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19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320" w:author="Carlos Rosales" w:date="2025-07-28T07:07:00Z">
              <w:rPr>
                <w:color w:val="9E880D"/>
              </w:rPr>
            </w:rPrChange>
          </w:rPr>
          <w:t>Setter</w:t>
        </w:r>
        <w:proofErr w:type="spellEnd"/>
        <w:r w:rsidRPr="00B978A8">
          <w:rPr>
            <w:color w:val="080808"/>
            <w:lang w:val="en-US"/>
            <w:rPrChange w:id="32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2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32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2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25" w:author="Carlos Rosales" w:date="2025-07-28T07:07:00Z">
              <w:rPr>
                <w:color w:val="000000"/>
              </w:rPr>
            </w:rPrChange>
          </w:rPr>
          <w:t>java.io.</w:t>
        </w:r>
        <w:r w:rsidRPr="00B978A8">
          <w:rPr>
            <w:color w:val="9E880D"/>
            <w:lang w:val="en-US"/>
            <w:rPrChange w:id="326" w:author="Carlos Rosales" w:date="2025-07-28T07:07:00Z">
              <w:rPr>
                <w:color w:val="9E880D"/>
              </w:rPr>
            </w:rPrChange>
          </w:rPr>
          <w:t>Serial</w:t>
        </w:r>
        <w:proofErr w:type="spellEnd"/>
        <w:r w:rsidRPr="00B978A8">
          <w:rPr>
            <w:color w:val="080808"/>
            <w:lang w:val="en-US"/>
            <w:rPrChange w:id="32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2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2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330" w:author="Carlos Rosales" w:date="2025-07-28T07:07:00Z">
              <w:rPr>
                <w:color w:val="000000"/>
              </w:rPr>
            </w:rPrChange>
          </w:rPr>
          <w:t>java.io.Serializable</w:t>
        </w:r>
        <w:proofErr w:type="spellEnd"/>
        <w:r w:rsidRPr="00B978A8">
          <w:rPr>
            <w:color w:val="080808"/>
            <w:lang w:val="en-US"/>
            <w:rPrChange w:id="33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3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33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lang w:val="en-US"/>
            <w:rPrChange w:id="334" w:author="Carlos Rosales" w:date="2025-07-28T07:07:00Z">
              <w:rPr>
                <w:color w:val="9E880D"/>
              </w:rPr>
            </w:rPrChange>
          </w:rPr>
          <w:t>@Setter</w:t>
        </w:r>
        <w:r w:rsidRPr="00B978A8">
          <w:rPr>
            <w:color w:val="9E880D"/>
            <w:lang w:val="en-US"/>
            <w:rPrChange w:id="335" w:author="Carlos Rosales" w:date="2025-07-28T07:07:00Z">
              <w:rPr>
                <w:color w:val="9E880D"/>
              </w:rPr>
            </w:rPrChange>
          </w:rPr>
          <w:br/>
          <w:t>@Getter</w:t>
        </w:r>
        <w:r w:rsidRPr="00B978A8">
          <w:rPr>
            <w:color w:val="9E880D"/>
            <w:lang w:val="en-US"/>
            <w:rPrChange w:id="336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lang w:val="en-US"/>
            <w:rPrChange w:id="337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lang w:val="en-US"/>
            <w:rPrChange w:id="338" w:author="Carlos Rosales" w:date="2025-07-28T07:07:00Z">
              <w:rPr>
                <w:color w:val="9E880D"/>
              </w:rPr>
            </w:rPrChange>
          </w:rPr>
          <w:br/>
          <w:t>@Entity</w:t>
        </w:r>
        <w:r w:rsidRPr="00B978A8">
          <w:rPr>
            <w:color w:val="9E880D"/>
            <w:lang w:val="en-US"/>
            <w:rPrChange w:id="339" w:author="Carlos Rosales" w:date="2025-07-28T07:07:00Z">
              <w:rPr>
                <w:color w:val="9E880D"/>
              </w:rPr>
            </w:rPrChange>
          </w:rPr>
          <w:br/>
          <w:t>@Table</w:t>
        </w:r>
        <w:r w:rsidRPr="00B978A8">
          <w:rPr>
            <w:color w:val="080808"/>
            <w:lang w:val="en-US"/>
            <w:rPrChange w:id="340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341" w:author="Carlos Rosales" w:date="2025-07-28T07:07:00Z">
              <w:rPr>
                <w:color w:val="067D17"/>
              </w:rPr>
            </w:rPrChange>
          </w:rPr>
          <w:t>"categorias"</w:t>
        </w:r>
        <w:r w:rsidRPr="00B978A8">
          <w:rPr>
            <w:color w:val="080808"/>
            <w:lang w:val="en-US"/>
            <w:rPrChange w:id="342" w:author="Carlos Rosales" w:date="2025-07-28T07:07:00Z">
              <w:rPr>
                <w:color w:val="080808"/>
              </w:rPr>
            </w:rPrChange>
          </w:rPr>
          <w:t xml:space="preserve">, schema = </w:t>
        </w:r>
        <w:r w:rsidRPr="00B978A8">
          <w:rPr>
            <w:color w:val="067D17"/>
            <w:lang w:val="en-US"/>
            <w:rPrChange w:id="343" w:author="Carlos Rosales" w:date="2025-07-28T07:07:00Z">
              <w:rPr>
                <w:color w:val="067D17"/>
              </w:rPr>
            </w:rPrChange>
          </w:rPr>
          <w:t>"public"</w:t>
        </w:r>
        <w:r w:rsidRPr="00B978A8">
          <w:rPr>
            <w:color w:val="080808"/>
            <w:lang w:val="en-US"/>
            <w:rPrChange w:id="344" w:author="Carlos Rosales" w:date="2025-07-28T07:07:00Z">
              <w:rPr>
                <w:color w:val="080808"/>
              </w:rPr>
            </w:rPrChange>
          </w:rPr>
          <w:t xml:space="preserve">, catalog = </w:t>
        </w:r>
        <w:r w:rsidRPr="00B978A8">
          <w:rPr>
            <w:color w:val="067D17"/>
            <w:lang w:val="en-US"/>
            <w:rPrChange w:id="345" w:author="Carlos Rosales" w:date="2025-07-28T07:07:00Z">
              <w:rPr>
                <w:color w:val="067D17"/>
              </w:rPr>
            </w:rPrChange>
          </w:rPr>
          <w:t>"orders"</w:t>
        </w:r>
        <w:r w:rsidRPr="00B978A8">
          <w:rPr>
            <w:color w:val="080808"/>
            <w:lang w:val="en-US"/>
            <w:rPrChange w:id="34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34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348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lang w:val="en-US"/>
            <w:rPrChange w:id="349" w:author="Carlos Rosales" w:date="2025-07-28T07:07:00Z">
              <w:rPr>
                <w:color w:val="000000"/>
              </w:rPr>
            </w:rPrChange>
          </w:rPr>
          <w:t>Categoria</w:t>
        </w:r>
        <w:proofErr w:type="spellEnd"/>
        <w:r w:rsidRPr="00B978A8">
          <w:rPr>
            <w:color w:val="000000"/>
            <w:lang w:val="en-US"/>
            <w:rPrChange w:id="350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033B3"/>
            <w:lang w:val="en-US"/>
            <w:rPrChange w:id="351" w:author="Carlos Rosales" w:date="2025-07-28T07:07:00Z">
              <w:rPr>
                <w:color w:val="0033B3"/>
              </w:rPr>
            </w:rPrChange>
          </w:rPr>
          <w:t xml:space="preserve">implements </w:t>
        </w:r>
        <w:r w:rsidRPr="00B978A8">
          <w:rPr>
            <w:color w:val="000000"/>
            <w:lang w:val="en-US"/>
            <w:rPrChange w:id="352" w:author="Carlos Rosales" w:date="2025-07-28T07:07:00Z">
              <w:rPr>
                <w:color w:val="000000"/>
              </w:rPr>
            </w:rPrChange>
          </w:rPr>
          <w:t xml:space="preserve">Serializable </w:t>
        </w:r>
        <w:r w:rsidRPr="00B978A8">
          <w:rPr>
            <w:color w:val="080808"/>
            <w:lang w:val="en-US"/>
            <w:rPrChange w:id="353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lang w:val="en-US"/>
            <w:rPrChange w:id="35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355" w:author="Carlos Rosales" w:date="2025-07-28T07:07:00Z">
              <w:rPr>
                <w:color w:val="9E880D"/>
              </w:rPr>
            </w:rPrChange>
          </w:rPr>
          <w:t>@Serial</w:t>
        </w:r>
        <w:r w:rsidRPr="00B978A8">
          <w:rPr>
            <w:color w:val="9E880D"/>
            <w:lang w:val="en-US"/>
            <w:rPrChange w:id="356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357" w:author="Carlos Rosales" w:date="2025-07-28T07:07:00Z">
              <w:rPr>
                <w:color w:val="0033B3"/>
              </w:rPr>
            </w:rPrChange>
          </w:rPr>
          <w:t xml:space="preserve">private static final long </w:t>
        </w:r>
        <w:proofErr w:type="spellStart"/>
        <w:r w:rsidRPr="00B978A8">
          <w:rPr>
            <w:i/>
            <w:iCs/>
            <w:color w:val="871094"/>
            <w:lang w:val="en-US"/>
            <w:rPrChange w:id="358" w:author="Carlos Rosales" w:date="2025-07-28T07:07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B978A8">
          <w:rPr>
            <w:i/>
            <w:iCs/>
            <w:color w:val="871094"/>
            <w:lang w:val="en-US"/>
            <w:rPrChange w:id="359" w:author="Carlos Rosales" w:date="2025-07-28T07:07:00Z">
              <w:rPr>
                <w:i/>
                <w:iCs/>
                <w:color w:val="871094"/>
              </w:rPr>
            </w:rPrChange>
          </w:rPr>
          <w:t xml:space="preserve"> </w:t>
        </w:r>
        <w:r w:rsidRPr="00B978A8">
          <w:rPr>
            <w:color w:val="080808"/>
            <w:lang w:val="en-US"/>
            <w:rPrChange w:id="360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1750EB"/>
            <w:lang w:val="en-US"/>
            <w:rPrChange w:id="361" w:author="Carlos Rosales" w:date="2025-07-28T07:07:00Z">
              <w:rPr>
                <w:color w:val="1750EB"/>
              </w:rPr>
            </w:rPrChange>
          </w:rPr>
          <w:t>1L</w:t>
        </w:r>
        <w:r w:rsidRPr="00B978A8">
          <w:rPr>
            <w:color w:val="080808"/>
            <w:lang w:val="en-US"/>
            <w:rPrChange w:id="36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6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364" w:author="Carlos Rosales" w:date="2025-07-28T07:07:00Z">
              <w:rPr>
                <w:color w:val="9E880D"/>
              </w:rPr>
            </w:rPrChange>
          </w:rPr>
          <w:t>@Id</w:t>
        </w:r>
        <w:r w:rsidRPr="00B978A8">
          <w:rPr>
            <w:color w:val="9E880D"/>
            <w:lang w:val="en-US"/>
            <w:rPrChange w:id="365" w:author="Carlos Rosales" w:date="2025-07-28T07:07:00Z">
              <w:rPr>
                <w:color w:val="9E880D"/>
              </w:rPr>
            </w:rPrChange>
          </w:rPr>
          <w:br/>
          <w:t xml:space="preserve">    @GeneratedValue</w:t>
        </w:r>
        <w:r w:rsidRPr="00B978A8">
          <w:rPr>
            <w:color w:val="080808"/>
            <w:lang w:val="en-US"/>
            <w:rPrChange w:id="366" w:author="Carlos Rosales" w:date="2025-07-28T07:07:00Z">
              <w:rPr>
                <w:color w:val="080808"/>
              </w:rPr>
            </w:rPrChange>
          </w:rPr>
          <w:t xml:space="preserve">(strategy = </w:t>
        </w:r>
        <w:proofErr w:type="spellStart"/>
        <w:r w:rsidRPr="00B978A8">
          <w:rPr>
            <w:color w:val="000000"/>
            <w:lang w:val="en-US"/>
            <w:rPrChange w:id="367" w:author="Carlos Rosales" w:date="2025-07-28T07:07:00Z">
              <w:rPr>
                <w:color w:val="000000"/>
              </w:rPr>
            </w:rPrChange>
          </w:rPr>
          <w:t>GenerationType</w:t>
        </w:r>
        <w:r w:rsidRPr="00B978A8">
          <w:rPr>
            <w:color w:val="080808"/>
            <w:lang w:val="en-US"/>
            <w:rPrChange w:id="368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369" w:author="Carlos Rosales" w:date="2025-07-28T07:07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B978A8">
          <w:rPr>
            <w:color w:val="080808"/>
            <w:lang w:val="en-US"/>
            <w:rPrChange w:id="370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371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372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373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lang w:val="en-US"/>
            <w:rPrChange w:id="374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lang w:val="en-US"/>
            <w:rPrChange w:id="37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76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377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378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379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380" w:author="Carlos Rosales" w:date="2025-07-28T07:07:00Z">
              <w:rPr>
                <w:color w:val="067D17"/>
              </w:rPr>
            </w:rPrChange>
          </w:rPr>
          <w:t>nombre</w:t>
        </w:r>
        <w:proofErr w:type="spellEnd"/>
        <w:r w:rsidRPr="00B978A8">
          <w:rPr>
            <w:color w:val="067D17"/>
            <w:lang w:val="en-US"/>
            <w:rPrChange w:id="381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382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383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384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385" w:author="Carlos Rosales" w:date="2025-07-28T07:07:00Z">
              <w:rPr>
                <w:color w:val="1750EB"/>
              </w:rPr>
            </w:rPrChange>
          </w:rPr>
          <w:t>80</w:t>
        </w:r>
        <w:r w:rsidRPr="00B978A8">
          <w:rPr>
            <w:color w:val="080808"/>
            <w:lang w:val="en-US"/>
            <w:rPrChange w:id="38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38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388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389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390" w:author="Carlos Rosales" w:date="2025-07-28T07:07:00Z">
              <w:rPr>
                <w:color w:val="871094"/>
              </w:rPr>
            </w:rPrChange>
          </w:rPr>
          <w:t>nombre</w:t>
        </w:r>
        <w:proofErr w:type="spellEnd"/>
        <w:r w:rsidRPr="00B978A8">
          <w:rPr>
            <w:color w:val="080808"/>
            <w:lang w:val="en-US"/>
            <w:rPrChange w:id="39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39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393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394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395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396" w:author="Carlos Rosales" w:date="2025-07-28T07:07:00Z">
              <w:rPr>
                <w:color w:val="067D17"/>
              </w:rPr>
            </w:rPrChange>
          </w:rPr>
          <w:t>descripcion</w:t>
        </w:r>
        <w:proofErr w:type="spellEnd"/>
        <w:r w:rsidRPr="00B978A8">
          <w:rPr>
            <w:color w:val="067D17"/>
            <w:lang w:val="en-US"/>
            <w:rPrChange w:id="397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398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399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400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401" w:author="Carlos Rosales" w:date="2025-07-28T07:07:00Z">
              <w:rPr>
                <w:color w:val="1750EB"/>
              </w:rPr>
            </w:rPrChange>
          </w:rPr>
          <w:t>100</w:t>
        </w:r>
        <w:r w:rsidRPr="00B978A8">
          <w:rPr>
            <w:color w:val="080808"/>
            <w:lang w:val="en-US"/>
            <w:rPrChange w:id="402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40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404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405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406" w:author="Carlos Rosales" w:date="2025-07-28T07:07:00Z">
              <w:rPr>
                <w:color w:val="871094"/>
              </w:rPr>
            </w:rPrChange>
          </w:rPr>
          <w:t>descripcion</w:t>
        </w:r>
        <w:proofErr w:type="spellEnd"/>
        <w:r w:rsidRPr="00B978A8">
          <w:rPr>
            <w:color w:val="080808"/>
            <w:lang w:val="en-US"/>
            <w:rPrChange w:id="40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408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181924B2" w14:textId="77777777" w:rsidR="003C19A1" w:rsidRPr="00B978A8" w:rsidRDefault="003C19A1" w:rsidP="00D34BF2">
      <w:pPr>
        <w:spacing w:line="240" w:lineRule="auto"/>
        <w:ind w:firstLine="0"/>
        <w:jc w:val="left"/>
        <w:rPr>
          <w:ins w:id="409" w:author="Carlos Rosales" w:date="2025-07-23T08:30:00Z"/>
          <w:b/>
          <w:bCs/>
          <w:lang w:val="en-US"/>
          <w:rPrChange w:id="410" w:author="Carlos Rosales" w:date="2025-07-28T07:07:00Z">
            <w:rPr>
              <w:ins w:id="411" w:author="Carlos Rosales" w:date="2025-07-23T08:30:00Z"/>
              <w:b/>
              <w:bCs/>
            </w:rPr>
          </w:rPrChange>
        </w:rPr>
      </w:pPr>
    </w:p>
    <w:p w14:paraId="4B991016" w14:textId="22C9CFB5" w:rsidR="003C19A1" w:rsidRPr="003C19A1" w:rsidRDefault="00060301" w:rsidP="003C19A1">
      <w:pPr>
        <w:pStyle w:val="Prrafodelista"/>
        <w:numPr>
          <w:ilvl w:val="0"/>
          <w:numId w:val="6"/>
        </w:numPr>
        <w:spacing w:line="240" w:lineRule="auto"/>
        <w:jc w:val="left"/>
        <w:rPr>
          <w:ins w:id="412" w:author="Carlos Rosales" w:date="2025-07-23T08:31:00Z"/>
          <w:b/>
          <w:bCs/>
          <w:rPrChange w:id="413" w:author="Carlos Rosales" w:date="2025-07-23T09:52:00Z">
            <w:rPr>
              <w:ins w:id="414" w:author="Carlos Rosales" w:date="2025-07-23T08:31:00Z"/>
            </w:rPr>
          </w:rPrChange>
        </w:rPr>
      </w:pPr>
      <w:ins w:id="415" w:author="Carlos Rosales" w:date="2025-07-23T08:31:00Z">
        <w:r>
          <w:rPr>
            <w:b/>
            <w:bCs/>
          </w:rPr>
          <w:t>Se creó la clase “Menu.java”</w:t>
        </w:r>
      </w:ins>
    </w:p>
    <w:p w14:paraId="609CE6B1" w14:textId="67FC02F4" w:rsidR="00D26D31" w:rsidRPr="00B978A8" w:rsidRDefault="00D26D31" w:rsidP="00D26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416" w:author="Carlos Rosales" w:date="2025-07-23T09:22:00Z"/>
          <w:rFonts w:ascii="Courier New" w:eastAsia="Times New Roman" w:hAnsi="Courier New" w:cs="Courier New"/>
          <w:color w:val="080808"/>
          <w:kern w:val="0"/>
          <w:sz w:val="18"/>
          <w:szCs w:val="18"/>
          <w:lang w:val="en-US" w:eastAsia="es-SV"/>
          <w14:ligatures w14:val="none"/>
          <w:rPrChange w:id="417" w:author="Carlos Rosales" w:date="2025-07-28T07:07:00Z">
            <w:rPr>
              <w:ins w:id="418" w:author="Carlos Rosales" w:date="2025-07-23T09:22:00Z"/>
              <w:rFonts w:ascii="Courier New" w:eastAsia="Times New Roman" w:hAnsi="Courier New" w:cs="Courier New"/>
              <w:color w:val="080808"/>
              <w:kern w:val="0"/>
              <w:sz w:val="18"/>
              <w:szCs w:val="18"/>
              <w:lang w:eastAsia="es-SV"/>
              <w14:ligatures w14:val="none"/>
            </w:rPr>
          </w:rPrChange>
        </w:rPr>
      </w:pPr>
      <w:ins w:id="419" w:author="Carlos Rosales" w:date="2025-07-23T09:18:00Z"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20" w:author="Carlos Rosales" w:date="2025-07-28T07:07:00Z">
              <w:rPr>
                <w:color w:val="0033B3"/>
                <w:lang w:eastAsia="es-SV"/>
              </w:rPr>
            </w:rPrChange>
          </w:rPr>
          <w:t xml:space="preserve">package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21" w:author="Carlos Rosales" w:date="2025-07-28T07:07:00Z">
              <w:rPr>
                <w:lang w:eastAsia="es-SV"/>
              </w:rPr>
            </w:rPrChange>
          </w:rPr>
          <w:t>com.devsoft.orders_api.entities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22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23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24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25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26" w:author="Carlos Rosales" w:date="2025-07-28T07:07:00Z">
              <w:rPr>
                <w:lang w:eastAsia="es-SV"/>
              </w:rPr>
            </w:rPrChange>
          </w:rPr>
          <w:t>jakarta.persistence</w:t>
        </w:r>
        <w:proofErr w:type="spellEnd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27" w:author="Carlos Rosales" w:date="2025-07-28T07:07:00Z">
              <w:rPr>
                <w:lang w:eastAsia="es-SV"/>
              </w:rPr>
            </w:rPrChange>
          </w:rPr>
          <w:t>.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28" w:author="Carlos Rosales" w:date="2025-07-28T07:07:00Z">
              <w:rPr>
                <w:color w:val="080808"/>
                <w:lang w:eastAsia="es-SV"/>
              </w:rPr>
            </w:rPrChange>
          </w:rPr>
          <w:t>*;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29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30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31" w:author="Carlos Rosales" w:date="2025-07-28T07:07:00Z">
              <w:rPr>
                <w:lang w:eastAsia="es-SV"/>
              </w:rPr>
            </w:rPrChange>
          </w:rPr>
          <w:t>lombok.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32" w:author="Carlos Rosales" w:date="2025-07-28T07:07:00Z">
              <w:rPr>
                <w:color w:val="9E880D"/>
                <w:lang w:eastAsia="es-SV"/>
              </w:rPr>
            </w:rPrChange>
          </w:rPr>
          <w:t>AllArgsConstructor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33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34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35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36" w:author="Carlos Rosales" w:date="2025-07-28T07:07:00Z">
              <w:rPr>
                <w:lang w:eastAsia="es-SV"/>
              </w:rPr>
            </w:rPrChange>
          </w:rPr>
          <w:t>lombok.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37" w:author="Carlos Rosales" w:date="2025-07-28T07:07:00Z">
              <w:rPr>
                <w:color w:val="9E880D"/>
                <w:lang w:eastAsia="es-SV"/>
              </w:rPr>
            </w:rPrChange>
          </w:rPr>
          <w:t>Getter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38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39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40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41" w:author="Carlos Rosales" w:date="2025-07-28T07:07:00Z">
              <w:rPr>
                <w:lang w:eastAsia="es-SV"/>
              </w:rPr>
            </w:rPrChange>
          </w:rPr>
          <w:t>lombok.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42" w:author="Carlos Rosales" w:date="2025-07-28T07:07:00Z">
              <w:rPr>
                <w:color w:val="9E880D"/>
                <w:lang w:eastAsia="es-SV"/>
              </w:rPr>
            </w:rPrChange>
          </w:rPr>
          <w:t>NoArgsConstructor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43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44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45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46" w:author="Carlos Rosales" w:date="2025-07-28T07:07:00Z">
              <w:rPr>
                <w:lang w:eastAsia="es-SV"/>
              </w:rPr>
            </w:rPrChange>
          </w:rPr>
          <w:t>lombok.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47" w:author="Carlos Rosales" w:date="2025-07-28T07:07:00Z">
              <w:rPr>
                <w:color w:val="9E880D"/>
                <w:lang w:eastAsia="es-SV"/>
              </w:rPr>
            </w:rPrChange>
          </w:rPr>
          <w:t>Setter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48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49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50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51" w:author="Carlos Rosales" w:date="2025-07-28T07:07:00Z">
              <w:rPr>
                <w:color w:val="0033B3"/>
                <w:lang w:eastAsia="es-SV"/>
              </w:rPr>
            </w:rPrChange>
          </w:rPr>
          <w:lastRenderedPageBreak/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52" w:author="Carlos Rosales" w:date="2025-07-28T07:07:00Z">
              <w:rPr>
                <w:lang w:eastAsia="es-SV"/>
              </w:rPr>
            </w:rPrChange>
          </w:rPr>
          <w:t>java.io.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53" w:author="Carlos Rosales" w:date="2025-07-28T07:07:00Z">
              <w:rPr>
                <w:color w:val="9E880D"/>
                <w:lang w:eastAsia="es-SV"/>
              </w:rPr>
            </w:rPrChange>
          </w:rPr>
          <w:t>Serial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54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55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56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57" w:author="Carlos Rosales" w:date="2025-07-28T07:07:00Z">
              <w:rPr>
                <w:lang w:eastAsia="es-SV"/>
              </w:rPr>
            </w:rPrChange>
          </w:rPr>
          <w:t>java.io.Serializable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58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59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60" w:author="Carlos Rosales" w:date="2025-07-28T07:07:00Z">
              <w:rPr>
                <w:color w:val="0033B3"/>
                <w:lang w:eastAsia="es-SV"/>
              </w:rPr>
            </w:rPrChange>
          </w:rPr>
          <w:t xml:space="preserve">import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61" w:author="Carlos Rosales" w:date="2025-07-28T07:07:00Z">
              <w:rPr>
                <w:lang w:eastAsia="es-SV"/>
              </w:rPr>
            </w:rPrChange>
          </w:rPr>
          <w:t>java.math.BigDecimal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62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63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64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65" w:author="Carlos Rosales" w:date="2025-07-28T07:07:00Z">
              <w:rPr>
                <w:color w:val="9E880D"/>
                <w:lang w:eastAsia="es-SV"/>
              </w:rPr>
            </w:rPrChange>
          </w:rPr>
          <w:t>@Setter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66" w:author="Carlos Rosales" w:date="2025-07-28T07:07:00Z">
              <w:rPr>
                <w:color w:val="9E880D"/>
                <w:lang w:eastAsia="es-SV"/>
              </w:rPr>
            </w:rPrChange>
          </w:rPr>
          <w:br/>
          <w:t>@Getter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67" w:author="Carlos Rosales" w:date="2025-07-28T07:07:00Z">
              <w:rPr>
                <w:color w:val="9E880D"/>
                <w:lang w:eastAsia="es-SV"/>
              </w:rPr>
            </w:rPrChange>
          </w:rPr>
          <w:br/>
          <w:t>@NoArgsConstructor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68" w:author="Carlos Rosales" w:date="2025-07-28T07:07:00Z">
              <w:rPr>
                <w:color w:val="9E880D"/>
                <w:lang w:eastAsia="es-SV"/>
              </w:rPr>
            </w:rPrChange>
          </w:rPr>
          <w:br/>
          <w:t>@AllArgsConstructor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69" w:author="Carlos Rosales" w:date="2025-07-28T07:07:00Z">
              <w:rPr>
                <w:color w:val="9E880D"/>
                <w:lang w:eastAsia="es-SV"/>
              </w:rPr>
            </w:rPrChange>
          </w:rPr>
          <w:br/>
          <w:t>@Entity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70" w:author="Carlos Rosales" w:date="2025-07-28T07:07:00Z">
              <w:rPr>
                <w:color w:val="9E880D"/>
                <w:lang w:eastAsia="es-SV"/>
              </w:rPr>
            </w:rPrChange>
          </w:rPr>
          <w:br/>
          <w:t>@Table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71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472" w:author="Carlos Rosales" w:date="2025-07-28T07:07:00Z">
              <w:rPr>
                <w:color w:val="067D17"/>
                <w:lang w:eastAsia="es-SV"/>
              </w:rPr>
            </w:rPrChange>
          </w:rPr>
          <w:t>"menus"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73" w:author="Carlos Rosales" w:date="2025-07-28T07:07:00Z">
              <w:rPr>
                <w:color w:val="080808"/>
                <w:lang w:eastAsia="es-SV"/>
              </w:rPr>
            </w:rPrChange>
          </w:rPr>
          <w:t xml:space="preserve">, schema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474" w:author="Carlos Rosales" w:date="2025-07-28T07:07:00Z">
              <w:rPr>
                <w:color w:val="067D17"/>
                <w:lang w:eastAsia="es-SV"/>
              </w:rPr>
            </w:rPrChange>
          </w:rPr>
          <w:t>"public"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75" w:author="Carlos Rosales" w:date="2025-07-28T07:07:00Z">
              <w:rPr>
                <w:color w:val="080808"/>
                <w:lang w:eastAsia="es-SV"/>
              </w:rPr>
            </w:rPrChange>
          </w:rPr>
          <w:t xml:space="preserve">, catalog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476" w:author="Carlos Rosales" w:date="2025-07-28T07:07:00Z">
              <w:rPr>
                <w:color w:val="067D17"/>
                <w:lang w:eastAsia="es-SV"/>
              </w:rPr>
            </w:rPrChange>
          </w:rPr>
          <w:t>"orders"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77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78" w:author="Carlos Rosales" w:date="2025-07-28T07:07:00Z">
              <w:rPr>
                <w:color w:val="080808"/>
                <w:lang w:eastAsia="es-SV"/>
              </w:rPr>
            </w:rPrChange>
          </w:rPr>
          <w:br/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79" w:author="Carlos Rosales" w:date="2025-07-28T07:07:00Z">
              <w:rPr>
                <w:color w:val="0033B3"/>
                <w:lang w:eastAsia="es-SV"/>
              </w:rPr>
            </w:rPrChange>
          </w:rPr>
          <w:t xml:space="preserve">public class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80" w:author="Carlos Rosales" w:date="2025-07-28T07:07:00Z">
              <w:rPr>
                <w:lang w:eastAsia="es-SV"/>
              </w:rPr>
            </w:rPrChange>
          </w:rPr>
          <w:t xml:space="preserve">Menu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81" w:author="Carlos Rosales" w:date="2025-07-28T07:07:00Z">
              <w:rPr>
                <w:color w:val="0033B3"/>
                <w:lang w:eastAsia="es-SV"/>
              </w:rPr>
            </w:rPrChange>
          </w:rPr>
          <w:t xml:space="preserve">implements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82" w:author="Carlos Rosales" w:date="2025-07-28T07:07:00Z">
              <w:rPr>
                <w:lang w:eastAsia="es-SV"/>
              </w:rPr>
            </w:rPrChange>
          </w:rPr>
          <w:t xml:space="preserve">Serializable 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83" w:author="Carlos Rosales" w:date="2025-07-28T07:07:00Z">
              <w:rPr>
                <w:color w:val="080808"/>
                <w:lang w:eastAsia="es-SV"/>
              </w:rPr>
            </w:rPrChange>
          </w:rPr>
          <w:t>{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84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85" w:author="Carlos Rosales" w:date="2025-07-28T07:07:00Z">
              <w:rPr>
                <w:color w:val="9E880D"/>
                <w:lang w:eastAsia="es-SV"/>
              </w:rPr>
            </w:rPrChange>
          </w:rPr>
          <w:t>@Serial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86" w:author="Carlos Rosales" w:date="2025-07-28T07:07:00Z">
              <w:rPr>
                <w:color w:val="9E880D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487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static final long </w:t>
        </w:r>
        <w:proofErr w:type="spellStart"/>
        <w:r w:rsidRPr="00B978A8">
          <w:rPr>
            <w:rFonts w:ascii="Courier New" w:eastAsia="Times New Roman" w:hAnsi="Courier New" w:cs="Courier New"/>
            <w:i/>
            <w:iCs/>
            <w:color w:val="871094"/>
            <w:kern w:val="0"/>
            <w:sz w:val="18"/>
            <w:szCs w:val="18"/>
            <w:lang w:val="en-US" w:eastAsia="es-SV"/>
            <w14:ligatures w14:val="none"/>
            <w:rPrChange w:id="488" w:author="Carlos Rosales" w:date="2025-07-28T07:07:00Z">
              <w:rPr>
                <w:i/>
                <w:iCs/>
                <w:color w:val="871094"/>
                <w:lang w:eastAsia="es-SV"/>
              </w:rPr>
            </w:rPrChange>
          </w:rPr>
          <w:t>serialVersionUID</w:t>
        </w:r>
        <w:proofErr w:type="spellEnd"/>
        <w:r w:rsidRPr="00B978A8">
          <w:rPr>
            <w:rFonts w:ascii="Courier New" w:eastAsia="Times New Roman" w:hAnsi="Courier New" w:cs="Courier New"/>
            <w:i/>
            <w:iCs/>
            <w:color w:val="871094"/>
            <w:kern w:val="0"/>
            <w:sz w:val="18"/>
            <w:szCs w:val="18"/>
            <w:lang w:val="en-US" w:eastAsia="es-SV"/>
            <w14:ligatures w14:val="none"/>
            <w:rPrChange w:id="489" w:author="Carlos Rosales" w:date="2025-07-28T07:07:00Z">
              <w:rPr>
                <w:i/>
                <w:iCs/>
                <w:color w:val="871094"/>
                <w:lang w:eastAsia="es-SV"/>
              </w:rPr>
            </w:rPrChange>
          </w:rPr>
          <w:t xml:space="preserve"> 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90" w:author="Carlos Rosales" w:date="2025-07-28T07:07:00Z">
              <w:rPr>
                <w:color w:val="080808"/>
                <w:lang w:eastAsia="es-SV"/>
              </w:rPr>
            </w:rPrChange>
          </w:rPr>
          <w:t xml:space="preserve">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491" w:author="Carlos Rosales" w:date="2025-07-28T07:07:00Z">
              <w:rPr>
                <w:color w:val="1750EB"/>
                <w:lang w:eastAsia="es-SV"/>
              </w:rPr>
            </w:rPrChange>
          </w:rPr>
          <w:t>1L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92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93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94" w:author="Carlos Rosales" w:date="2025-07-28T07:07:00Z">
              <w:rPr>
                <w:color w:val="9E880D"/>
                <w:lang w:eastAsia="es-SV"/>
              </w:rPr>
            </w:rPrChange>
          </w:rPr>
          <w:t>@Id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495" w:author="Carlos Rosales" w:date="2025-07-28T07:07:00Z">
              <w:rPr>
                <w:color w:val="9E880D"/>
                <w:lang w:eastAsia="es-SV"/>
              </w:rPr>
            </w:rPrChange>
          </w:rPr>
          <w:br/>
          <w:t xml:space="preserve">    @GeneratedValue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96" w:author="Carlos Rosales" w:date="2025-07-28T07:07:00Z">
              <w:rPr>
                <w:color w:val="080808"/>
                <w:lang w:eastAsia="es-SV"/>
              </w:rPr>
            </w:rPrChange>
          </w:rPr>
          <w:t xml:space="preserve">(strategy =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497" w:author="Carlos Rosales" w:date="2025-07-28T07:07:00Z">
              <w:rPr>
                <w:lang w:eastAsia="es-SV"/>
              </w:rPr>
            </w:rPrChange>
          </w:rPr>
          <w:t>GenerationType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498" w:author="Carlos Rosales" w:date="2025-07-28T07:07:00Z">
              <w:rPr>
                <w:color w:val="080808"/>
                <w:lang w:eastAsia="es-SV"/>
              </w:rPr>
            </w:rPrChange>
          </w:rPr>
          <w:t>.</w:t>
        </w:r>
        <w:r w:rsidRPr="00B978A8">
          <w:rPr>
            <w:rFonts w:ascii="Courier New" w:eastAsia="Times New Roman" w:hAnsi="Courier New" w:cs="Courier New"/>
            <w:i/>
            <w:iCs/>
            <w:color w:val="871094"/>
            <w:kern w:val="0"/>
            <w:sz w:val="18"/>
            <w:szCs w:val="18"/>
            <w:lang w:val="en-US" w:eastAsia="es-SV"/>
            <w14:ligatures w14:val="none"/>
            <w:rPrChange w:id="499" w:author="Carlos Rosales" w:date="2025-07-28T07:07:00Z">
              <w:rPr>
                <w:i/>
                <w:iCs/>
                <w:color w:val="871094"/>
                <w:lang w:eastAsia="es-SV"/>
              </w:rPr>
            </w:rPrChange>
          </w:rPr>
          <w:t>IDENTITY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00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01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02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03" w:author="Carlos Rosales" w:date="2025-07-28T07:07:00Z">
              <w:rPr>
                <w:lang w:eastAsia="es-SV"/>
              </w:rPr>
            </w:rPrChange>
          </w:rPr>
          <w:t xml:space="preserve">Long </w:t>
        </w:r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04" w:author="Carlos Rosales" w:date="2025-07-28T07:07:00Z">
              <w:rPr>
                <w:color w:val="871094"/>
                <w:lang w:eastAsia="es-SV"/>
              </w:rPr>
            </w:rPrChange>
          </w:rPr>
          <w:t>id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05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06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07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08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09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10" w:author="Carlos Rosales" w:date="2025-07-28T07:07:00Z">
              <w:rPr>
                <w:color w:val="067D17"/>
                <w:lang w:eastAsia="es-SV"/>
              </w:rPr>
            </w:rPrChange>
          </w:rPr>
          <w:t>nombre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11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12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13" w:author="Carlos Rosales" w:date="2025-07-28T07:07:00Z">
              <w:rPr>
                <w:color w:val="0033B3"/>
                <w:lang w:eastAsia="es-SV"/>
              </w:rPr>
            </w:rPrChange>
          </w:rPr>
          <w:t>false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14" w:author="Carlos Rosales" w:date="2025-07-28T07:07:00Z">
              <w:rPr>
                <w:color w:val="080808"/>
                <w:lang w:eastAsia="es-SV"/>
              </w:rPr>
            </w:rPrChange>
          </w:rPr>
          <w:t xml:space="preserve">, length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15" w:author="Carlos Rosales" w:date="2025-07-28T07:07:00Z">
              <w:rPr>
                <w:color w:val="1750EB"/>
                <w:lang w:eastAsia="es-SV"/>
              </w:rPr>
            </w:rPrChange>
          </w:rPr>
          <w:t>80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16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17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18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19" w:author="Carlos Rosales" w:date="2025-07-28T07:07:00Z">
              <w:rPr>
                <w:lang w:eastAsia="es-SV"/>
              </w:rPr>
            </w:rPrChange>
          </w:rPr>
          <w:t xml:space="preserve">String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20" w:author="Carlos Rosales" w:date="2025-07-28T07:07:00Z">
              <w:rPr>
                <w:color w:val="871094"/>
                <w:lang w:eastAsia="es-SV"/>
              </w:rPr>
            </w:rPrChange>
          </w:rPr>
          <w:t>nombre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21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22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23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24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25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26" w:author="Carlos Rosales" w:date="2025-07-28T07:07:00Z">
              <w:rPr>
                <w:color w:val="067D17"/>
                <w:lang w:eastAsia="es-SV"/>
              </w:rPr>
            </w:rPrChange>
          </w:rPr>
          <w:t>descripcion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27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28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29" w:author="Carlos Rosales" w:date="2025-07-28T07:07:00Z">
              <w:rPr>
                <w:color w:val="0033B3"/>
                <w:lang w:eastAsia="es-SV"/>
              </w:rPr>
            </w:rPrChange>
          </w:rPr>
          <w:t>false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30" w:author="Carlos Rosales" w:date="2025-07-28T07:07:00Z">
              <w:rPr>
                <w:color w:val="080808"/>
                <w:lang w:eastAsia="es-SV"/>
              </w:rPr>
            </w:rPrChange>
          </w:rPr>
          <w:t xml:space="preserve">, length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31" w:author="Carlos Rosales" w:date="2025-07-28T07:07:00Z">
              <w:rPr>
                <w:color w:val="1750EB"/>
                <w:lang w:eastAsia="es-SV"/>
              </w:rPr>
            </w:rPrChange>
          </w:rPr>
          <w:t>100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32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33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34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35" w:author="Carlos Rosales" w:date="2025-07-28T07:07:00Z">
              <w:rPr>
                <w:lang w:eastAsia="es-SV"/>
              </w:rPr>
            </w:rPrChange>
          </w:rPr>
          <w:t xml:space="preserve">String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36" w:author="Carlos Rosales" w:date="2025-07-28T07:07:00Z">
              <w:rPr>
                <w:color w:val="871094"/>
                <w:lang w:eastAsia="es-SV"/>
              </w:rPr>
            </w:rPrChange>
          </w:rPr>
          <w:t>descripcion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37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38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39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40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41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42" w:author="Carlos Rosales" w:date="2025-07-28T07:07:00Z">
              <w:rPr>
                <w:color w:val="067D17"/>
                <w:lang w:eastAsia="es-SV"/>
              </w:rPr>
            </w:rPrChange>
          </w:rPr>
          <w:t>tipo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43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44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45" w:author="Carlos Rosales" w:date="2025-07-28T07:07:00Z">
              <w:rPr>
                <w:color w:val="0033B3"/>
                <w:lang w:eastAsia="es-SV"/>
              </w:rPr>
            </w:rPrChange>
          </w:rPr>
          <w:t>false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46" w:author="Carlos Rosales" w:date="2025-07-28T07:07:00Z">
              <w:rPr>
                <w:color w:val="080808"/>
                <w:lang w:eastAsia="es-SV"/>
              </w:rPr>
            </w:rPrChange>
          </w:rPr>
          <w:t xml:space="preserve">, length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47" w:author="Carlos Rosales" w:date="2025-07-28T07:07:00Z">
              <w:rPr>
                <w:color w:val="1750EB"/>
                <w:lang w:eastAsia="es-SV"/>
              </w:rPr>
            </w:rPrChange>
          </w:rPr>
          <w:t>1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48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49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50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51" w:author="Carlos Rosales" w:date="2025-07-28T07:07:00Z">
              <w:rPr>
                <w:lang w:eastAsia="es-SV"/>
              </w:rPr>
            </w:rPrChange>
          </w:rPr>
          <w:t xml:space="preserve">String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52" w:author="Carlos Rosales" w:date="2025-07-28T07:07:00Z">
              <w:rPr>
                <w:color w:val="871094"/>
                <w:lang w:eastAsia="es-SV"/>
              </w:rPr>
            </w:rPrChange>
          </w:rPr>
          <w:t>tipo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53" w:author="Carlos Rosales" w:date="2025-07-28T07:07:00Z">
              <w:rPr>
                <w:color w:val="080808"/>
                <w:lang w:eastAsia="es-SV"/>
              </w:rPr>
            </w:rPrChange>
          </w:rPr>
          <w:t xml:space="preserve">; </w:t>
        </w:r>
        <w:r w:rsidRPr="00B978A8">
          <w:rPr>
            <w:rFonts w:ascii="Courier New" w:eastAsia="Times New Roman" w:hAnsi="Courier New" w:cs="Courier New"/>
            <w:i/>
            <w:iCs/>
            <w:color w:val="8C8C8C"/>
            <w:kern w:val="0"/>
            <w:sz w:val="18"/>
            <w:szCs w:val="18"/>
            <w:lang w:val="en-US" w:eastAsia="es-SV"/>
            <w14:ligatures w14:val="none"/>
            <w:rPrChange w:id="554" w:author="Carlos Rosales" w:date="2025-07-28T07:07:00Z">
              <w:rPr>
                <w:i/>
                <w:iCs/>
                <w:color w:val="8C8C8C"/>
                <w:lang w:eastAsia="es-SV"/>
              </w:rPr>
            </w:rPrChange>
          </w:rPr>
          <w:t>//</w:t>
        </w:r>
        <w:proofErr w:type="spellStart"/>
        <w:r w:rsidRPr="00B978A8">
          <w:rPr>
            <w:rFonts w:ascii="Courier New" w:eastAsia="Times New Roman" w:hAnsi="Courier New" w:cs="Courier New"/>
            <w:i/>
            <w:iCs/>
            <w:color w:val="8C8C8C"/>
            <w:kern w:val="0"/>
            <w:sz w:val="18"/>
            <w:szCs w:val="18"/>
            <w:lang w:val="en-US" w:eastAsia="es-SV"/>
            <w14:ligatures w14:val="none"/>
            <w:rPrChange w:id="555" w:author="Carlos Rosales" w:date="2025-07-28T07:07:00Z">
              <w:rPr>
                <w:i/>
                <w:iCs/>
                <w:color w:val="8C8C8C"/>
                <w:lang w:eastAsia="es-SV"/>
              </w:rPr>
            </w:rPrChange>
          </w:rPr>
          <w:t>Producto</w:t>
        </w:r>
        <w:proofErr w:type="spellEnd"/>
        <w:r w:rsidRPr="00B978A8">
          <w:rPr>
            <w:rFonts w:ascii="Courier New" w:eastAsia="Times New Roman" w:hAnsi="Courier New" w:cs="Courier New"/>
            <w:i/>
            <w:iCs/>
            <w:color w:val="8C8C8C"/>
            <w:kern w:val="0"/>
            <w:sz w:val="18"/>
            <w:szCs w:val="18"/>
            <w:lang w:val="en-US" w:eastAsia="es-SV"/>
            <w14:ligatures w14:val="none"/>
            <w:rPrChange w:id="556" w:author="Carlos Rosales" w:date="2025-07-28T07:07:00Z">
              <w:rPr>
                <w:i/>
                <w:iCs/>
                <w:color w:val="8C8C8C"/>
                <w:lang w:eastAsia="es-SV"/>
              </w:rPr>
            </w:rPrChange>
          </w:rPr>
          <w:t xml:space="preserve"> o </w:t>
        </w:r>
        <w:proofErr w:type="spellStart"/>
        <w:r w:rsidRPr="00B978A8">
          <w:rPr>
            <w:rFonts w:ascii="Courier New" w:eastAsia="Times New Roman" w:hAnsi="Courier New" w:cs="Courier New"/>
            <w:i/>
            <w:iCs/>
            <w:color w:val="8C8C8C"/>
            <w:kern w:val="0"/>
            <w:sz w:val="18"/>
            <w:szCs w:val="18"/>
            <w:lang w:val="en-US" w:eastAsia="es-SV"/>
            <w14:ligatures w14:val="none"/>
            <w:rPrChange w:id="557" w:author="Carlos Rosales" w:date="2025-07-28T07:07:00Z">
              <w:rPr>
                <w:i/>
                <w:iCs/>
                <w:color w:val="8C8C8C"/>
                <w:lang w:eastAsia="es-SV"/>
              </w:rPr>
            </w:rPrChange>
          </w:rPr>
          <w:t>Platillo</w:t>
        </w:r>
        <w:proofErr w:type="spellEnd"/>
        <w:r w:rsidRPr="00B978A8">
          <w:rPr>
            <w:rFonts w:ascii="Courier New" w:eastAsia="Times New Roman" w:hAnsi="Courier New" w:cs="Courier New"/>
            <w:i/>
            <w:iCs/>
            <w:color w:val="8C8C8C"/>
            <w:kern w:val="0"/>
            <w:sz w:val="18"/>
            <w:szCs w:val="18"/>
            <w:lang w:val="en-US" w:eastAsia="es-SV"/>
            <w14:ligatures w14:val="none"/>
            <w:rPrChange w:id="558" w:author="Carlos Rosales" w:date="2025-07-28T07:07:00Z">
              <w:rPr>
                <w:i/>
                <w:iCs/>
                <w:color w:val="8C8C8C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59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0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61" w:author="Carlos Rosales" w:date="2025-07-28T07:07:00Z">
              <w:rPr>
                <w:color w:val="067D17"/>
                <w:lang w:eastAsia="es-SV"/>
              </w:rPr>
            </w:rPrChange>
          </w:rPr>
          <w:t>"precio_unitario"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2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63" w:author="Carlos Rosales" w:date="2025-07-28T07:07:00Z">
              <w:rPr>
                <w:color w:val="0033B3"/>
                <w:lang w:eastAsia="es-SV"/>
              </w:rPr>
            </w:rPrChange>
          </w:rPr>
          <w:t>false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4" w:author="Carlos Rosales" w:date="2025-07-28T07:07:00Z">
              <w:rPr>
                <w:color w:val="080808"/>
                <w:lang w:eastAsia="es-SV"/>
              </w:rPr>
            </w:rPrChange>
          </w:rPr>
          <w:t xml:space="preserve">, precision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65" w:author="Carlos Rosales" w:date="2025-07-28T07:07:00Z">
              <w:rPr>
                <w:color w:val="1750EB"/>
                <w:lang w:eastAsia="es-SV"/>
              </w:rPr>
            </w:rPrChange>
          </w:rPr>
          <w:t>8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6" w:author="Carlos Rosales" w:date="2025-07-28T07:07:00Z">
              <w:rPr>
                <w:color w:val="080808"/>
                <w:lang w:eastAsia="es-SV"/>
              </w:rPr>
            </w:rPrChange>
          </w:rPr>
          <w:t xml:space="preserve">, scale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67" w:author="Carlos Rosales" w:date="2025-07-28T07:07:00Z">
              <w:rPr>
                <w:color w:val="1750EB"/>
                <w:lang w:eastAsia="es-SV"/>
              </w:rPr>
            </w:rPrChange>
          </w:rPr>
          <w:t>2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8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69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70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71" w:author="Carlos Rosales" w:date="2025-07-28T07:07:00Z">
              <w:rPr>
                <w:lang w:eastAsia="es-SV"/>
              </w:rPr>
            </w:rPrChange>
          </w:rPr>
          <w:t>BigDecimal</w:t>
        </w:r>
        <w:proofErr w:type="spellEnd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72" w:author="Carlos Rosales" w:date="2025-07-28T07:07:00Z">
              <w:rPr>
                <w:lang w:eastAsia="es-SV"/>
              </w:rPr>
            </w:rPrChange>
          </w:rPr>
          <w:t xml:space="preserve"> </w:t>
        </w:r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73" w:author="Carlos Rosales" w:date="2025-07-28T07:07:00Z">
              <w:rPr>
                <w:color w:val="871094"/>
                <w:lang w:eastAsia="es-SV"/>
              </w:rPr>
            </w:rPrChange>
          </w:rPr>
          <w:t>precioUnitario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74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75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76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77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78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79" w:author="Carlos Rosales" w:date="2025-07-28T07:07:00Z">
              <w:rPr>
                <w:color w:val="067D17"/>
                <w:lang w:eastAsia="es-SV"/>
              </w:rPr>
            </w:rPrChange>
          </w:rPr>
          <w:t>url_imagen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80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81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82" w:author="Carlos Rosales" w:date="2025-07-28T07:07:00Z">
              <w:rPr>
                <w:color w:val="0033B3"/>
                <w:lang w:eastAsia="es-SV"/>
              </w:rPr>
            </w:rPrChange>
          </w:rPr>
          <w:t>true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83" w:author="Carlos Rosales" w:date="2025-07-28T07:07:00Z">
              <w:rPr>
                <w:color w:val="080808"/>
                <w:lang w:eastAsia="es-SV"/>
              </w:rPr>
            </w:rPrChange>
          </w:rPr>
          <w:t xml:space="preserve">, length = </w:t>
        </w:r>
        <w:r w:rsidRPr="00B978A8">
          <w:rPr>
            <w:rFonts w:ascii="Courier New" w:eastAsia="Times New Roman" w:hAnsi="Courier New" w:cs="Courier New"/>
            <w:color w:val="1750EB"/>
            <w:kern w:val="0"/>
            <w:sz w:val="18"/>
            <w:szCs w:val="18"/>
            <w:lang w:val="en-US" w:eastAsia="es-SV"/>
            <w14:ligatures w14:val="none"/>
            <w:rPrChange w:id="584" w:author="Carlos Rosales" w:date="2025-07-28T07:07:00Z">
              <w:rPr>
                <w:color w:val="1750EB"/>
                <w:lang w:eastAsia="es-SV"/>
              </w:rPr>
            </w:rPrChange>
          </w:rPr>
          <w:t>100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85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86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587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588" w:author="Carlos Rosales" w:date="2025-07-28T07:07:00Z">
              <w:rPr>
                <w:lang w:eastAsia="es-SV"/>
              </w:rPr>
            </w:rPrChange>
          </w:rPr>
          <w:t xml:space="preserve">String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589" w:author="Carlos Rosales" w:date="2025-07-28T07:07:00Z">
              <w:rPr>
                <w:color w:val="871094"/>
                <w:lang w:eastAsia="es-SV"/>
              </w:rPr>
            </w:rPrChange>
          </w:rPr>
          <w:t>urlImagen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0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1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592" w:author="Carlos Rosales" w:date="2025-07-28T07:07:00Z">
              <w:rPr>
                <w:color w:val="9E880D"/>
                <w:lang w:eastAsia="es-SV"/>
              </w:rPr>
            </w:rPrChange>
          </w:rPr>
          <w:t>@Column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3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94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95" w:author="Carlos Rosales" w:date="2025-07-28T07:07:00Z">
              <w:rPr>
                <w:color w:val="067D17"/>
                <w:lang w:eastAsia="es-SV"/>
              </w:rPr>
            </w:rPrChange>
          </w:rPr>
          <w:t>activo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596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7" w:author="Carlos Rosales" w:date="2025-07-28T07:07:00Z">
              <w:rPr>
                <w:color w:val="080808"/>
                <w:lang w:eastAsia="es-SV"/>
              </w:rPr>
            </w:rPrChange>
          </w:rPr>
          <w:t xml:space="preserve">, </w:t>
        </w:r>
        <w:proofErr w:type="spellStart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8" w:author="Carlos Rosales" w:date="2025-07-28T07:07:00Z">
              <w:rPr>
                <w:color w:val="080808"/>
                <w:lang w:eastAsia="es-SV"/>
              </w:rPr>
            </w:rPrChange>
          </w:rPr>
          <w:t>columnDefinition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599" w:author="Carlos Rosales" w:date="2025-07-28T07:07:00Z">
              <w:rPr>
                <w:color w:val="080808"/>
                <w:lang w:eastAsia="es-SV"/>
              </w:rPr>
            </w:rPrChange>
          </w:rPr>
          <w:t xml:space="preserve">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00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01" w:author="Carlos Rosales" w:date="2025-07-28T07:07:00Z">
              <w:rPr>
                <w:color w:val="067D17"/>
                <w:lang w:eastAsia="es-SV"/>
              </w:rPr>
            </w:rPrChange>
          </w:rPr>
          <w:t>boolean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02" w:author="Carlos Rosales" w:date="2025-07-28T07:07:00Z">
              <w:rPr>
                <w:color w:val="067D17"/>
                <w:lang w:eastAsia="es-SV"/>
              </w:rPr>
            </w:rPrChange>
          </w:rPr>
          <w:t xml:space="preserve"> default true"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03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04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605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proofErr w:type="spellStart"/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606" w:author="Carlos Rosales" w:date="2025-07-28T07:07:00Z">
              <w:rPr>
                <w:color w:val="0033B3"/>
                <w:lang w:eastAsia="es-SV"/>
              </w:rPr>
            </w:rPrChange>
          </w:rPr>
          <w:t>boolean</w:t>
        </w:r>
        <w:proofErr w:type="spellEnd"/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607" w:author="Carlos Rosales" w:date="2025-07-28T07:07:00Z">
              <w:rPr>
                <w:color w:val="0033B3"/>
                <w:lang w:eastAsia="es-SV"/>
              </w:rPr>
            </w:rPrChange>
          </w:rPr>
          <w:t xml:space="preserve">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608" w:author="Carlos Rosales" w:date="2025-07-28T07:07:00Z">
              <w:rPr>
                <w:color w:val="871094"/>
                <w:lang w:eastAsia="es-SV"/>
              </w:rPr>
            </w:rPrChange>
          </w:rPr>
          <w:t>activo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09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0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611" w:author="Carlos Rosales" w:date="2025-07-28T07:07:00Z">
              <w:rPr>
                <w:color w:val="9E880D"/>
                <w:lang w:eastAsia="es-SV"/>
              </w:rPr>
            </w:rPrChange>
          </w:rPr>
          <w:t>@ManyToOne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2" w:author="Carlos Rosales" w:date="2025-07-28T07:07:00Z">
              <w:rPr>
                <w:color w:val="080808"/>
                <w:lang w:eastAsia="es-SV"/>
              </w:rPr>
            </w:rPrChange>
          </w:rPr>
          <w:t xml:space="preserve">(fetch =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613" w:author="Carlos Rosales" w:date="2025-07-28T07:07:00Z">
              <w:rPr>
                <w:lang w:eastAsia="es-SV"/>
              </w:rPr>
            </w:rPrChange>
          </w:rPr>
          <w:t>FetchType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4" w:author="Carlos Rosales" w:date="2025-07-28T07:07:00Z">
              <w:rPr>
                <w:color w:val="080808"/>
                <w:lang w:eastAsia="es-SV"/>
              </w:rPr>
            </w:rPrChange>
          </w:rPr>
          <w:t>.</w:t>
        </w:r>
        <w:r w:rsidRPr="00B978A8">
          <w:rPr>
            <w:rFonts w:ascii="Courier New" w:eastAsia="Times New Roman" w:hAnsi="Courier New" w:cs="Courier New"/>
            <w:i/>
            <w:iCs/>
            <w:color w:val="871094"/>
            <w:kern w:val="0"/>
            <w:sz w:val="18"/>
            <w:szCs w:val="18"/>
            <w:lang w:val="en-US" w:eastAsia="es-SV"/>
            <w14:ligatures w14:val="none"/>
            <w:rPrChange w:id="615" w:author="Carlos Rosales" w:date="2025-07-28T07:07:00Z">
              <w:rPr>
                <w:i/>
                <w:iCs/>
                <w:color w:val="871094"/>
                <w:lang w:eastAsia="es-SV"/>
              </w:rPr>
            </w:rPrChange>
          </w:rPr>
          <w:t>LAZY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6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7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9E880D"/>
            <w:kern w:val="0"/>
            <w:sz w:val="18"/>
            <w:szCs w:val="18"/>
            <w:lang w:val="en-US" w:eastAsia="es-SV"/>
            <w14:ligatures w14:val="none"/>
            <w:rPrChange w:id="618" w:author="Carlos Rosales" w:date="2025-07-28T07:07:00Z">
              <w:rPr>
                <w:color w:val="9E880D"/>
                <w:lang w:eastAsia="es-SV"/>
              </w:rPr>
            </w:rPrChange>
          </w:rPr>
          <w:t>@JoinColumn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19" w:author="Carlos Rosales" w:date="2025-07-28T07:07:00Z">
              <w:rPr>
                <w:color w:val="080808"/>
                <w:lang w:eastAsia="es-SV"/>
              </w:rPr>
            </w:rPrChange>
          </w:rPr>
          <w:t xml:space="preserve">(name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20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proofErr w:type="spellStart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21" w:author="Carlos Rosales" w:date="2025-07-28T07:07:00Z">
              <w:rPr>
                <w:color w:val="067D17"/>
                <w:lang w:eastAsia="es-SV"/>
              </w:rPr>
            </w:rPrChange>
          </w:rPr>
          <w:t>categoria_id</w:t>
        </w:r>
        <w:proofErr w:type="spellEnd"/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22" w:author="Carlos Rosales" w:date="2025-07-28T07:07:00Z">
              <w:rPr>
                <w:color w:val="067D17"/>
                <w:lang w:eastAsia="es-SV"/>
              </w:rPr>
            </w:rPrChange>
          </w:rPr>
          <w:t>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23" w:author="Carlos Rosales" w:date="2025-07-28T07:07:00Z">
              <w:rPr>
                <w:color w:val="080808"/>
                <w:lang w:eastAsia="es-SV"/>
              </w:rPr>
            </w:rPrChange>
          </w:rPr>
          <w:t xml:space="preserve">, </w:t>
        </w:r>
        <w:proofErr w:type="spellStart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24" w:author="Carlos Rosales" w:date="2025-07-28T07:07:00Z">
              <w:rPr>
                <w:color w:val="080808"/>
                <w:lang w:eastAsia="es-SV"/>
              </w:rPr>
            </w:rPrChange>
          </w:rPr>
          <w:t>referencedColumnName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25" w:author="Carlos Rosales" w:date="2025-07-28T07:07:00Z">
              <w:rPr>
                <w:color w:val="080808"/>
                <w:lang w:eastAsia="es-SV"/>
              </w:rPr>
            </w:rPrChange>
          </w:rPr>
          <w:t xml:space="preserve"> = </w:t>
        </w:r>
        <w:r w:rsidRPr="00B978A8">
          <w:rPr>
            <w:rFonts w:ascii="Courier New" w:eastAsia="Times New Roman" w:hAnsi="Courier New" w:cs="Courier New"/>
            <w:color w:val="067D17"/>
            <w:kern w:val="0"/>
            <w:sz w:val="18"/>
            <w:szCs w:val="18"/>
            <w:lang w:val="en-US" w:eastAsia="es-SV"/>
            <w14:ligatures w14:val="none"/>
            <w:rPrChange w:id="626" w:author="Carlos Rosales" w:date="2025-07-28T07:07:00Z">
              <w:rPr>
                <w:color w:val="067D17"/>
                <w:lang w:eastAsia="es-SV"/>
              </w:rPr>
            </w:rPrChange>
          </w:rPr>
          <w:t>"id"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27" w:author="Carlos Rosales" w:date="2025-07-28T07:07:00Z">
              <w:rPr>
                <w:color w:val="080808"/>
                <w:lang w:eastAsia="es-SV"/>
              </w:rPr>
            </w:rPrChange>
          </w:rPr>
          <w:t xml:space="preserve">, nullable =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628" w:author="Carlos Rosales" w:date="2025-07-28T07:07:00Z">
              <w:rPr>
                <w:color w:val="0033B3"/>
                <w:lang w:eastAsia="es-SV"/>
              </w:rPr>
            </w:rPrChange>
          </w:rPr>
          <w:t>false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29" w:author="Carlos Rosales" w:date="2025-07-28T07:07:00Z">
              <w:rPr>
                <w:color w:val="080808"/>
                <w:lang w:eastAsia="es-SV"/>
              </w:rPr>
            </w:rPrChange>
          </w:rPr>
          <w:t>)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30" w:author="Carlos Rosales" w:date="2025-07-28T07:07:00Z">
              <w:rPr>
                <w:color w:val="080808"/>
                <w:lang w:eastAsia="es-SV"/>
              </w:rPr>
            </w:rPrChange>
          </w:rPr>
          <w:br/>
          <w:t xml:space="preserve">    </w:t>
        </w:r>
        <w:r w:rsidRPr="00B978A8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val="en-US" w:eastAsia="es-SV"/>
            <w14:ligatures w14:val="none"/>
            <w:rPrChange w:id="631" w:author="Carlos Rosales" w:date="2025-07-28T07:07:00Z">
              <w:rPr>
                <w:color w:val="0033B3"/>
                <w:lang w:eastAsia="es-SV"/>
              </w:rPr>
            </w:rPrChange>
          </w:rPr>
          <w:t xml:space="preserve">private </w:t>
        </w:r>
        <w:proofErr w:type="spellStart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632" w:author="Carlos Rosales" w:date="2025-07-28T07:07:00Z">
              <w:rPr>
                <w:lang w:eastAsia="es-SV"/>
              </w:rPr>
            </w:rPrChange>
          </w:rPr>
          <w:t>Categoria</w:t>
        </w:r>
        <w:proofErr w:type="spellEnd"/>
        <w:r w:rsidRPr="00B978A8">
          <w:rPr>
            <w:rFonts w:ascii="Courier New" w:eastAsia="Times New Roman" w:hAnsi="Courier New" w:cs="Courier New"/>
            <w:color w:val="000000"/>
            <w:kern w:val="0"/>
            <w:sz w:val="18"/>
            <w:szCs w:val="18"/>
            <w:lang w:val="en-US" w:eastAsia="es-SV"/>
            <w14:ligatures w14:val="none"/>
            <w:rPrChange w:id="633" w:author="Carlos Rosales" w:date="2025-07-28T07:07:00Z">
              <w:rPr>
                <w:lang w:eastAsia="es-SV"/>
              </w:rPr>
            </w:rPrChange>
          </w:rPr>
          <w:t xml:space="preserve"> </w:t>
        </w:r>
        <w:proofErr w:type="spellStart"/>
        <w:r w:rsidRPr="00B978A8">
          <w:rPr>
            <w:rFonts w:ascii="Courier New" w:eastAsia="Times New Roman" w:hAnsi="Courier New" w:cs="Courier New"/>
            <w:color w:val="871094"/>
            <w:kern w:val="0"/>
            <w:sz w:val="18"/>
            <w:szCs w:val="18"/>
            <w:lang w:val="en-US" w:eastAsia="es-SV"/>
            <w14:ligatures w14:val="none"/>
            <w:rPrChange w:id="634" w:author="Carlos Rosales" w:date="2025-07-28T07:07:00Z">
              <w:rPr>
                <w:color w:val="871094"/>
                <w:lang w:eastAsia="es-SV"/>
              </w:rPr>
            </w:rPrChange>
          </w:rPr>
          <w:t>categoria</w:t>
        </w:r>
        <w:proofErr w:type="spellEnd"/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35" w:author="Carlos Rosales" w:date="2025-07-28T07:07:00Z">
              <w:rPr>
                <w:color w:val="080808"/>
                <w:lang w:eastAsia="es-SV"/>
              </w:rPr>
            </w:rPrChange>
          </w:rPr>
          <w:t>;</w:t>
        </w:r>
        <w:r w:rsidRPr="00B978A8">
          <w:rPr>
            <w:rFonts w:ascii="Courier New" w:eastAsia="Times New Roman" w:hAnsi="Courier New" w:cs="Courier New"/>
            <w:color w:val="080808"/>
            <w:kern w:val="0"/>
            <w:sz w:val="18"/>
            <w:szCs w:val="18"/>
            <w:lang w:val="en-US" w:eastAsia="es-SV"/>
            <w14:ligatures w14:val="none"/>
            <w:rPrChange w:id="636" w:author="Carlos Rosales" w:date="2025-07-28T07:07:00Z">
              <w:rPr>
                <w:color w:val="080808"/>
                <w:lang w:eastAsia="es-SV"/>
              </w:rPr>
            </w:rPrChange>
          </w:rPr>
          <w:br/>
          <w:t>}</w:t>
        </w:r>
      </w:ins>
    </w:p>
    <w:p w14:paraId="15C58A3D" w14:textId="77777777" w:rsidR="00D26D31" w:rsidRPr="00B978A8" w:rsidRDefault="00D26D31" w:rsidP="00D26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37" w:author="Carlos Rosales" w:date="2025-07-23T09:22:00Z"/>
          <w:rFonts w:ascii="Courier New" w:eastAsia="Times New Roman" w:hAnsi="Courier New" w:cs="Courier New"/>
          <w:color w:val="080808"/>
          <w:kern w:val="0"/>
          <w:sz w:val="18"/>
          <w:szCs w:val="18"/>
          <w:lang w:val="en-US" w:eastAsia="es-SV"/>
          <w14:ligatures w14:val="none"/>
          <w:rPrChange w:id="638" w:author="Carlos Rosales" w:date="2025-07-28T07:07:00Z">
            <w:rPr>
              <w:ins w:id="639" w:author="Carlos Rosales" w:date="2025-07-23T09:22:00Z"/>
              <w:rFonts w:ascii="Courier New" w:eastAsia="Times New Roman" w:hAnsi="Courier New" w:cs="Courier New"/>
              <w:color w:val="080808"/>
              <w:kern w:val="0"/>
              <w:sz w:val="18"/>
              <w:szCs w:val="18"/>
              <w:lang w:eastAsia="es-SV"/>
              <w14:ligatures w14:val="none"/>
            </w:rPr>
          </w:rPrChange>
        </w:rPr>
      </w:pPr>
    </w:p>
    <w:p w14:paraId="013550E3" w14:textId="77777777" w:rsidR="00D26D31" w:rsidRPr="00B978A8" w:rsidRDefault="00D26D31" w:rsidP="00D26D31">
      <w:pPr>
        <w:spacing w:line="240" w:lineRule="auto"/>
        <w:ind w:firstLine="0"/>
        <w:jc w:val="left"/>
        <w:rPr>
          <w:ins w:id="640" w:author="Carlos Rosales" w:date="2025-07-23T09:26:00Z"/>
          <w:rFonts w:ascii="Courier New" w:eastAsia="Times New Roman" w:hAnsi="Courier New" w:cs="Courier New"/>
          <w:color w:val="080808"/>
          <w:kern w:val="0"/>
          <w:sz w:val="18"/>
          <w:szCs w:val="18"/>
          <w:lang w:val="en-US" w:eastAsia="es-SV"/>
          <w14:ligatures w14:val="none"/>
          <w:rPrChange w:id="641" w:author="Carlos Rosales" w:date="2025-07-28T07:07:00Z">
            <w:rPr>
              <w:ins w:id="642" w:author="Carlos Rosales" w:date="2025-07-23T09:26:00Z"/>
              <w:rFonts w:ascii="Courier New" w:eastAsia="Times New Roman" w:hAnsi="Courier New" w:cs="Courier New"/>
              <w:color w:val="080808"/>
              <w:kern w:val="0"/>
              <w:sz w:val="18"/>
              <w:szCs w:val="18"/>
              <w:lang w:eastAsia="es-SV"/>
              <w14:ligatures w14:val="none"/>
            </w:rPr>
          </w:rPrChange>
        </w:rPr>
      </w:pPr>
    </w:p>
    <w:p w14:paraId="29C8AD1D" w14:textId="2B67A037" w:rsidR="00060301" w:rsidRDefault="00D26D31" w:rsidP="00D26D31">
      <w:pPr>
        <w:pStyle w:val="Prrafodelista"/>
        <w:numPr>
          <w:ilvl w:val="0"/>
          <w:numId w:val="6"/>
        </w:numPr>
        <w:spacing w:line="240" w:lineRule="auto"/>
        <w:jc w:val="left"/>
        <w:rPr>
          <w:ins w:id="643" w:author="Carlos Rosales" w:date="2025-07-23T09:27:00Z"/>
          <w:b/>
          <w:bCs/>
        </w:rPr>
      </w:pPr>
      <w:ins w:id="644" w:author="Carlos Rosales" w:date="2025-07-23T09:26:00Z">
        <w:r w:rsidRPr="00D26D31">
          <w:rPr>
            <w:b/>
            <w:bCs/>
            <w:rPrChange w:id="645" w:author="Carlos Rosales" w:date="2025-07-23T09:27:00Z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Se creó la clase </w:t>
        </w:r>
      </w:ins>
      <w:ins w:id="646" w:author="Carlos Rosales" w:date="2025-07-23T09:27:00Z">
        <w:r w:rsidRPr="00D26D31">
          <w:rPr>
            <w:b/>
            <w:bCs/>
            <w:rPrChange w:id="647" w:author="Carlos Rosales" w:date="2025-07-23T09:27:00Z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“</w:t>
        </w:r>
      </w:ins>
      <w:ins w:id="648" w:author="Carlos Rosales" w:date="2025-07-23T09:26:00Z">
        <w:r w:rsidRPr="00D26D31">
          <w:rPr>
            <w:b/>
            <w:bCs/>
            <w:rPrChange w:id="649" w:author="Carlos Rosales" w:date="2025-07-23T09:27:00Z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Mesa.</w:t>
        </w:r>
      </w:ins>
      <w:ins w:id="650" w:author="Carlos Rosales" w:date="2025-07-23T09:27:00Z">
        <w:r w:rsidRPr="00D26D31">
          <w:rPr>
            <w:b/>
            <w:bCs/>
            <w:rPrChange w:id="651" w:author="Carlos Rosales" w:date="2025-07-23T09:27:00Z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java”</w:t>
        </w:r>
      </w:ins>
    </w:p>
    <w:p w14:paraId="619FF212" w14:textId="30B4F4C1" w:rsidR="00D26D31" w:rsidRPr="00B978A8" w:rsidRDefault="00D26D31">
      <w:pPr>
        <w:pStyle w:val="HTMLconformatoprevio"/>
        <w:shd w:val="clear" w:color="auto" w:fill="FFFFFF"/>
        <w:ind w:left="360"/>
        <w:rPr>
          <w:ins w:id="652" w:author="Carlos Rosales" w:date="2025-07-23T09:27:00Z"/>
          <w:color w:val="080808"/>
          <w:lang w:val="en-US"/>
          <w:rPrChange w:id="653" w:author="Carlos Rosales" w:date="2025-07-28T07:07:00Z">
            <w:rPr>
              <w:ins w:id="654" w:author="Carlos Rosales" w:date="2025-07-23T09:27:00Z"/>
              <w:color w:val="080808"/>
            </w:rPr>
          </w:rPrChange>
        </w:rPr>
        <w:pPrChange w:id="655" w:author="Carlos Rosales" w:date="2025-07-23T09:27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ins w:id="656" w:author="Carlos Rosales" w:date="2025-07-23T09:27:00Z">
        <w:r w:rsidRPr="00B978A8">
          <w:rPr>
            <w:color w:val="0033B3"/>
            <w:lang w:val="en-US"/>
            <w:rPrChange w:id="657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lang w:val="en-US"/>
            <w:rPrChange w:id="658" w:author="Carlos Rosales" w:date="2025-07-28T07:07:00Z">
              <w:rPr>
                <w:color w:val="000000"/>
              </w:rPr>
            </w:rPrChange>
          </w:rPr>
          <w:t>com.devsoft.orders_api.entities</w:t>
        </w:r>
        <w:proofErr w:type="spellEnd"/>
        <w:r w:rsidRPr="00B978A8">
          <w:rPr>
            <w:color w:val="080808"/>
            <w:lang w:val="en-US"/>
            <w:rPrChange w:id="65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6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66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6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63" w:author="Carlos Rosales" w:date="2025-07-28T07:07:00Z">
              <w:rPr>
                <w:color w:val="000000"/>
              </w:rPr>
            </w:rPrChange>
          </w:rPr>
          <w:t>jakarta.persistence</w:t>
        </w:r>
        <w:proofErr w:type="spellEnd"/>
        <w:r w:rsidRPr="00B978A8">
          <w:rPr>
            <w:color w:val="000000"/>
            <w:lang w:val="en-US"/>
            <w:rPrChange w:id="664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lang w:val="en-US"/>
            <w:rPrChange w:id="665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lang w:val="en-US"/>
            <w:rPrChange w:id="66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6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68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669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r w:rsidRPr="00B978A8">
          <w:rPr>
            <w:color w:val="080808"/>
            <w:lang w:val="en-US"/>
            <w:rPrChange w:id="67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7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7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73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674" w:author="Carlos Rosales" w:date="2025-07-28T07:07:00Z">
              <w:rPr>
                <w:color w:val="9E880D"/>
              </w:rPr>
            </w:rPrChange>
          </w:rPr>
          <w:t>Getter</w:t>
        </w:r>
        <w:proofErr w:type="spellEnd"/>
        <w:r w:rsidRPr="00B978A8">
          <w:rPr>
            <w:color w:val="080808"/>
            <w:lang w:val="en-US"/>
            <w:rPrChange w:id="67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7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7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78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679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lang w:val="en-US"/>
            <w:rPrChange w:id="68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8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8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83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684" w:author="Carlos Rosales" w:date="2025-07-28T07:07:00Z">
              <w:rPr>
                <w:color w:val="9E880D"/>
              </w:rPr>
            </w:rPrChange>
          </w:rPr>
          <w:t>Setter</w:t>
        </w:r>
        <w:proofErr w:type="spellEnd"/>
        <w:r w:rsidRPr="00B978A8">
          <w:rPr>
            <w:color w:val="080808"/>
            <w:lang w:val="en-US"/>
            <w:rPrChange w:id="68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8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68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8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89" w:author="Carlos Rosales" w:date="2025-07-28T07:07:00Z">
              <w:rPr>
                <w:color w:val="000000"/>
              </w:rPr>
            </w:rPrChange>
          </w:rPr>
          <w:t>java.io.</w:t>
        </w:r>
        <w:r w:rsidRPr="00B978A8">
          <w:rPr>
            <w:color w:val="9E880D"/>
            <w:lang w:val="en-US"/>
            <w:rPrChange w:id="690" w:author="Carlos Rosales" w:date="2025-07-28T07:07:00Z">
              <w:rPr>
                <w:color w:val="9E880D"/>
              </w:rPr>
            </w:rPrChange>
          </w:rPr>
          <w:t>Serial</w:t>
        </w:r>
        <w:proofErr w:type="spellEnd"/>
        <w:r w:rsidRPr="00B978A8">
          <w:rPr>
            <w:color w:val="080808"/>
            <w:lang w:val="en-US"/>
            <w:rPrChange w:id="69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9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69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694" w:author="Carlos Rosales" w:date="2025-07-28T07:07:00Z">
              <w:rPr>
                <w:color w:val="000000"/>
              </w:rPr>
            </w:rPrChange>
          </w:rPr>
          <w:t>java.io.Serializable</w:t>
        </w:r>
        <w:proofErr w:type="spellEnd"/>
        <w:r w:rsidRPr="00B978A8">
          <w:rPr>
            <w:color w:val="080808"/>
            <w:lang w:val="en-US"/>
            <w:rPrChange w:id="69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69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69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lang w:val="en-US"/>
            <w:rPrChange w:id="698" w:author="Carlos Rosales" w:date="2025-07-28T07:07:00Z">
              <w:rPr>
                <w:color w:val="9E880D"/>
              </w:rPr>
            </w:rPrChange>
          </w:rPr>
          <w:t>@Setter</w:t>
        </w:r>
        <w:r w:rsidRPr="00B978A8">
          <w:rPr>
            <w:color w:val="9E880D"/>
            <w:lang w:val="en-US"/>
            <w:rPrChange w:id="699" w:author="Carlos Rosales" w:date="2025-07-28T07:07:00Z">
              <w:rPr>
                <w:color w:val="9E880D"/>
              </w:rPr>
            </w:rPrChange>
          </w:rPr>
          <w:br/>
          <w:t>@Getter</w:t>
        </w:r>
        <w:r w:rsidRPr="00B978A8">
          <w:rPr>
            <w:color w:val="9E880D"/>
            <w:lang w:val="en-US"/>
            <w:rPrChange w:id="700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lang w:val="en-US"/>
            <w:rPrChange w:id="701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lang w:val="en-US"/>
            <w:rPrChange w:id="702" w:author="Carlos Rosales" w:date="2025-07-28T07:07:00Z">
              <w:rPr>
                <w:color w:val="9E880D"/>
              </w:rPr>
            </w:rPrChange>
          </w:rPr>
          <w:br/>
          <w:t>@Entity</w:t>
        </w:r>
        <w:r w:rsidRPr="00B978A8">
          <w:rPr>
            <w:color w:val="9E880D"/>
            <w:lang w:val="en-US"/>
            <w:rPrChange w:id="703" w:author="Carlos Rosales" w:date="2025-07-28T07:07:00Z">
              <w:rPr>
                <w:color w:val="9E880D"/>
              </w:rPr>
            </w:rPrChange>
          </w:rPr>
          <w:br/>
          <w:t>@Table</w:t>
        </w:r>
        <w:r w:rsidRPr="00B978A8">
          <w:rPr>
            <w:color w:val="080808"/>
            <w:lang w:val="en-US"/>
            <w:rPrChange w:id="704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705" w:author="Carlos Rosales" w:date="2025-07-28T07:07:00Z">
              <w:rPr>
                <w:color w:val="067D17"/>
              </w:rPr>
            </w:rPrChange>
          </w:rPr>
          <w:t>"mesas"</w:t>
        </w:r>
        <w:r w:rsidRPr="00B978A8">
          <w:rPr>
            <w:color w:val="080808"/>
            <w:lang w:val="en-US"/>
            <w:rPrChange w:id="706" w:author="Carlos Rosales" w:date="2025-07-28T07:07:00Z">
              <w:rPr>
                <w:color w:val="080808"/>
              </w:rPr>
            </w:rPrChange>
          </w:rPr>
          <w:t xml:space="preserve">, schema = </w:t>
        </w:r>
        <w:r w:rsidRPr="00B978A8">
          <w:rPr>
            <w:color w:val="067D17"/>
            <w:lang w:val="en-US"/>
            <w:rPrChange w:id="707" w:author="Carlos Rosales" w:date="2025-07-28T07:07:00Z">
              <w:rPr>
                <w:color w:val="067D17"/>
              </w:rPr>
            </w:rPrChange>
          </w:rPr>
          <w:t>"public"</w:t>
        </w:r>
        <w:r w:rsidRPr="00B978A8">
          <w:rPr>
            <w:color w:val="080808"/>
            <w:lang w:val="en-US"/>
            <w:rPrChange w:id="708" w:author="Carlos Rosales" w:date="2025-07-28T07:07:00Z">
              <w:rPr>
                <w:color w:val="080808"/>
              </w:rPr>
            </w:rPrChange>
          </w:rPr>
          <w:t xml:space="preserve">, catalog = </w:t>
        </w:r>
        <w:r w:rsidRPr="00B978A8">
          <w:rPr>
            <w:color w:val="067D17"/>
            <w:lang w:val="en-US"/>
            <w:rPrChange w:id="709" w:author="Carlos Rosales" w:date="2025-07-28T07:07:00Z">
              <w:rPr>
                <w:color w:val="067D17"/>
              </w:rPr>
            </w:rPrChange>
          </w:rPr>
          <w:t>"orders"</w:t>
        </w:r>
        <w:r w:rsidRPr="00B978A8">
          <w:rPr>
            <w:color w:val="080808"/>
            <w:lang w:val="en-US"/>
            <w:rPrChange w:id="710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71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712" w:author="Carlos Rosales" w:date="2025-07-28T07:07:00Z">
              <w:rPr>
                <w:color w:val="0033B3"/>
              </w:rPr>
            </w:rPrChange>
          </w:rPr>
          <w:t xml:space="preserve">public class </w:t>
        </w:r>
        <w:r w:rsidRPr="00B978A8">
          <w:rPr>
            <w:color w:val="000000"/>
            <w:lang w:val="en-US"/>
            <w:rPrChange w:id="713" w:author="Carlos Rosales" w:date="2025-07-28T07:07:00Z">
              <w:rPr>
                <w:color w:val="000000"/>
              </w:rPr>
            </w:rPrChange>
          </w:rPr>
          <w:t xml:space="preserve">Mesa </w:t>
        </w:r>
        <w:r w:rsidRPr="00B978A8">
          <w:rPr>
            <w:color w:val="0033B3"/>
            <w:lang w:val="en-US"/>
            <w:rPrChange w:id="714" w:author="Carlos Rosales" w:date="2025-07-28T07:07:00Z">
              <w:rPr>
                <w:color w:val="0033B3"/>
              </w:rPr>
            </w:rPrChange>
          </w:rPr>
          <w:t xml:space="preserve">implements </w:t>
        </w:r>
        <w:r w:rsidRPr="00B978A8">
          <w:rPr>
            <w:color w:val="000000"/>
            <w:lang w:val="en-US"/>
            <w:rPrChange w:id="715" w:author="Carlos Rosales" w:date="2025-07-28T07:07:00Z">
              <w:rPr>
                <w:color w:val="000000"/>
              </w:rPr>
            </w:rPrChange>
          </w:rPr>
          <w:t xml:space="preserve">Serializable </w:t>
        </w:r>
        <w:r w:rsidRPr="00B978A8">
          <w:rPr>
            <w:color w:val="080808"/>
            <w:lang w:val="en-US"/>
            <w:rPrChange w:id="716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lang w:val="en-US"/>
            <w:rPrChange w:id="71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718" w:author="Carlos Rosales" w:date="2025-07-28T07:07:00Z">
              <w:rPr>
                <w:color w:val="9E880D"/>
              </w:rPr>
            </w:rPrChange>
          </w:rPr>
          <w:t>@Serial</w:t>
        </w:r>
        <w:r w:rsidRPr="00B978A8">
          <w:rPr>
            <w:color w:val="9E880D"/>
            <w:lang w:val="en-US"/>
            <w:rPrChange w:id="719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720" w:author="Carlos Rosales" w:date="2025-07-28T07:07:00Z">
              <w:rPr>
                <w:color w:val="0033B3"/>
              </w:rPr>
            </w:rPrChange>
          </w:rPr>
          <w:t xml:space="preserve">private static final long </w:t>
        </w:r>
        <w:proofErr w:type="spellStart"/>
        <w:r w:rsidRPr="00B978A8">
          <w:rPr>
            <w:i/>
            <w:iCs/>
            <w:color w:val="871094"/>
            <w:lang w:val="en-US"/>
            <w:rPrChange w:id="721" w:author="Carlos Rosales" w:date="2025-07-28T07:07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B978A8">
          <w:rPr>
            <w:i/>
            <w:iCs/>
            <w:color w:val="871094"/>
            <w:lang w:val="en-US"/>
            <w:rPrChange w:id="722" w:author="Carlos Rosales" w:date="2025-07-28T07:07:00Z">
              <w:rPr>
                <w:i/>
                <w:iCs/>
                <w:color w:val="871094"/>
              </w:rPr>
            </w:rPrChange>
          </w:rPr>
          <w:t xml:space="preserve"> </w:t>
        </w:r>
        <w:r w:rsidRPr="00B978A8">
          <w:rPr>
            <w:color w:val="080808"/>
            <w:lang w:val="en-US"/>
            <w:rPrChange w:id="723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1750EB"/>
            <w:lang w:val="en-US"/>
            <w:rPrChange w:id="724" w:author="Carlos Rosales" w:date="2025-07-28T07:07:00Z">
              <w:rPr>
                <w:color w:val="1750EB"/>
              </w:rPr>
            </w:rPrChange>
          </w:rPr>
          <w:t>1L</w:t>
        </w:r>
        <w:r w:rsidRPr="00B978A8">
          <w:rPr>
            <w:color w:val="080808"/>
            <w:lang w:val="en-US"/>
            <w:rPrChange w:id="72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26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727" w:author="Carlos Rosales" w:date="2025-07-28T07:07:00Z">
              <w:rPr>
                <w:color w:val="9E880D"/>
              </w:rPr>
            </w:rPrChange>
          </w:rPr>
          <w:t>@Id</w:t>
        </w:r>
        <w:r w:rsidRPr="00B978A8">
          <w:rPr>
            <w:color w:val="9E880D"/>
            <w:lang w:val="en-US"/>
            <w:rPrChange w:id="728" w:author="Carlos Rosales" w:date="2025-07-28T07:07:00Z">
              <w:rPr>
                <w:color w:val="9E880D"/>
              </w:rPr>
            </w:rPrChange>
          </w:rPr>
          <w:br/>
          <w:t xml:space="preserve">    @GeneratedValue</w:t>
        </w:r>
        <w:r w:rsidRPr="00B978A8">
          <w:rPr>
            <w:color w:val="080808"/>
            <w:lang w:val="en-US"/>
            <w:rPrChange w:id="729" w:author="Carlos Rosales" w:date="2025-07-28T07:07:00Z">
              <w:rPr>
                <w:color w:val="080808"/>
              </w:rPr>
            </w:rPrChange>
          </w:rPr>
          <w:t xml:space="preserve">(strategy = </w:t>
        </w:r>
        <w:proofErr w:type="spellStart"/>
        <w:r w:rsidRPr="00B978A8">
          <w:rPr>
            <w:color w:val="000000"/>
            <w:lang w:val="en-US"/>
            <w:rPrChange w:id="730" w:author="Carlos Rosales" w:date="2025-07-28T07:07:00Z">
              <w:rPr>
                <w:color w:val="000000"/>
              </w:rPr>
            </w:rPrChange>
          </w:rPr>
          <w:t>GenerationType</w:t>
        </w:r>
        <w:r w:rsidRPr="00B978A8">
          <w:rPr>
            <w:color w:val="080808"/>
            <w:lang w:val="en-US"/>
            <w:rPrChange w:id="731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732" w:author="Carlos Rosales" w:date="2025-07-28T07:07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B978A8">
          <w:rPr>
            <w:color w:val="080808"/>
            <w:lang w:val="en-US"/>
            <w:rPrChange w:id="733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73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735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736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lang w:val="en-US"/>
            <w:rPrChange w:id="737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lang w:val="en-US"/>
            <w:rPrChange w:id="73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3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740" w:author="Carlos Rosales" w:date="2025-07-28T07:07:00Z">
              <w:rPr>
                <w:color w:val="080808"/>
              </w:rPr>
            </w:rPrChange>
          </w:rPr>
          <w:lastRenderedPageBreak/>
          <w:t xml:space="preserve">    </w:t>
        </w:r>
        <w:r w:rsidRPr="00B978A8">
          <w:rPr>
            <w:color w:val="9E880D"/>
            <w:lang w:val="en-US"/>
            <w:rPrChange w:id="741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742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743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744" w:author="Carlos Rosales" w:date="2025-07-28T07:07:00Z">
              <w:rPr>
                <w:color w:val="067D17"/>
              </w:rPr>
            </w:rPrChange>
          </w:rPr>
          <w:t>numero</w:t>
        </w:r>
        <w:proofErr w:type="spellEnd"/>
        <w:r w:rsidRPr="00B978A8">
          <w:rPr>
            <w:color w:val="067D17"/>
            <w:lang w:val="en-US"/>
            <w:rPrChange w:id="745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746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747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748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749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750" w:author="Carlos Rosales" w:date="2025-07-28T07:07:00Z">
              <w:rPr>
                <w:color w:val="0033B3"/>
              </w:rPr>
            </w:rPrChange>
          </w:rPr>
          <w:t xml:space="preserve">private int </w:t>
        </w:r>
        <w:proofErr w:type="spellStart"/>
        <w:r w:rsidRPr="00B978A8">
          <w:rPr>
            <w:color w:val="871094"/>
            <w:lang w:val="en-US"/>
            <w:rPrChange w:id="751" w:author="Carlos Rosales" w:date="2025-07-28T07:07:00Z">
              <w:rPr>
                <w:color w:val="871094"/>
              </w:rPr>
            </w:rPrChange>
          </w:rPr>
          <w:t>numero</w:t>
        </w:r>
        <w:proofErr w:type="spellEnd"/>
        <w:r w:rsidRPr="00B978A8">
          <w:rPr>
            <w:color w:val="080808"/>
            <w:lang w:val="en-US"/>
            <w:rPrChange w:id="75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5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754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755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756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757" w:author="Carlos Rosales" w:date="2025-07-28T07:07:00Z">
              <w:rPr>
                <w:color w:val="067D17"/>
              </w:rPr>
            </w:rPrChange>
          </w:rPr>
          <w:t>ubicacion</w:t>
        </w:r>
        <w:proofErr w:type="spellEnd"/>
        <w:r w:rsidRPr="00B978A8">
          <w:rPr>
            <w:color w:val="067D17"/>
            <w:lang w:val="en-US"/>
            <w:rPrChange w:id="758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759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760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761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762" w:author="Carlos Rosales" w:date="2025-07-28T07:07:00Z">
              <w:rPr>
                <w:color w:val="1750EB"/>
              </w:rPr>
            </w:rPrChange>
          </w:rPr>
          <w:t>15</w:t>
        </w:r>
        <w:r w:rsidRPr="00B978A8">
          <w:rPr>
            <w:color w:val="080808"/>
            <w:lang w:val="en-US"/>
            <w:rPrChange w:id="763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76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765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766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767" w:author="Carlos Rosales" w:date="2025-07-28T07:07:00Z">
              <w:rPr>
                <w:color w:val="871094"/>
              </w:rPr>
            </w:rPrChange>
          </w:rPr>
          <w:t>ubicacion</w:t>
        </w:r>
        <w:proofErr w:type="spellEnd"/>
        <w:r w:rsidRPr="00B978A8">
          <w:rPr>
            <w:color w:val="080808"/>
            <w:lang w:val="en-US"/>
            <w:rPrChange w:id="76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69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35E7C166" w14:textId="77777777" w:rsidR="00D26D31" w:rsidRPr="00B978A8" w:rsidRDefault="00D26D31" w:rsidP="00D26D31">
      <w:pPr>
        <w:spacing w:line="240" w:lineRule="auto"/>
        <w:ind w:firstLine="0"/>
        <w:jc w:val="left"/>
        <w:rPr>
          <w:ins w:id="770" w:author="Carlos Rosales" w:date="2025-07-23T09:27:00Z"/>
          <w:b/>
          <w:bCs/>
          <w:lang w:val="en-US"/>
          <w:rPrChange w:id="771" w:author="Carlos Rosales" w:date="2025-07-28T07:07:00Z">
            <w:rPr>
              <w:ins w:id="772" w:author="Carlos Rosales" w:date="2025-07-23T09:27:00Z"/>
              <w:b/>
              <w:bCs/>
            </w:rPr>
          </w:rPrChange>
        </w:rPr>
      </w:pPr>
    </w:p>
    <w:p w14:paraId="78FC6D17" w14:textId="2E060D04" w:rsidR="00D26D31" w:rsidRDefault="00D26D31" w:rsidP="00D26D31">
      <w:pPr>
        <w:pStyle w:val="Prrafodelista"/>
        <w:numPr>
          <w:ilvl w:val="0"/>
          <w:numId w:val="6"/>
        </w:numPr>
        <w:spacing w:line="240" w:lineRule="auto"/>
        <w:jc w:val="left"/>
        <w:rPr>
          <w:ins w:id="773" w:author="Carlos Rosales" w:date="2025-07-23T09:27:00Z"/>
          <w:b/>
          <w:bCs/>
        </w:rPr>
      </w:pPr>
      <w:ins w:id="774" w:author="Carlos Rosales" w:date="2025-07-23T09:27:00Z">
        <w:r w:rsidRPr="00011C3E">
          <w:rPr>
            <w:b/>
            <w:bCs/>
          </w:rPr>
          <w:t>Se creó la clase “</w:t>
        </w:r>
        <w:r>
          <w:rPr>
            <w:b/>
            <w:bCs/>
          </w:rPr>
          <w:t>Role</w:t>
        </w:r>
        <w:r w:rsidRPr="00011C3E">
          <w:rPr>
            <w:b/>
            <w:bCs/>
          </w:rPr>
          <w:t>.java”</w:t>
        </w:r>
      </w:ins>
    </w:p>
    <w:p w14:paraId="2E2F22C3" w14:textId="259351C3" w:rsidR="00D26D31" w:rsidRPr="00B978A8" w:rsidRDefault="00D26D31" w:rsidP="00D26D31">
      <w:pPr>
        <w:pStyle w:val="HTMLconformatoprevio"/>
        <w:numPr>
          <w:ilvl w:val="0"/>
          <w:numId w:val="6"/>
        </w:numPr>
        <w:shd w:val="clear" w:color="auto" w:fill="FFFFFF"/>
        <w:rPr>
          <w:ins w:id="775" w:author="Carlos Rosales" w:date="2025-07-23T09:27:00Z"/>
          <w:color w:val="080808"/>
          <w:lang w:val="en-US"/>
          <w:rPrChange w:id="776" w:author="Carlos Rosales" w:date="2025-07-28T07:07:00Z">
            <w:rPr>
              <w:ins w:id="777" w:author="Carlos Rosales" w:date="2025-07-23T09:27:00Z"/>
              <w:color w:val="080808"/>
            </w:rPr>
          </w:rPrChange>
        </w:rPr>
      </w:pPr>
      <w:ins w:id="778" w:author="Carlos Rosales" w:date="2025-07-23T09:27:00Z">
        <w:r w:rsidRPr="00B978A8">
          <w:rPr>
            <w:color w:val="0033B3"/>
            <w:lang w:val="en-US"/>
            <w:rPrChange w:id="779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lang w:val="en-US"/>
            <w:rPrChange w:id="780" w:author="Carlos Rosales" w:date="2025-07-28T07:07:00Z">
              <w:rPr>
                <w:color w:val="000000"/>
              </w:rPr>
            </w:rPrChange>
          </w:rPr>
          <w:t>com.devsoft.orders_api.entities</w:t>
        </w:r>
        <w:proofErr w:type="spellEnd"/>
        <w:r w:rsidRPr="00B978A8">
          <w:rPr>
            <w:color w:val="080808"/>
            <w:lang w:val="en-US"/>
            <w:rPrChange w:id="78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8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78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78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785" w:author="Carlos Rosales" w:date="2025-07-28T07:07:00Z">
              <w:rPr>
                <w:color w:val="000000"/>
              </w:rPr>
            </w:rPrChange>
          </w:rPr>
          <w:t>jakarta.persistence</w:t>
        </w:r>
        <w:proofErr w:type="spellEnd"/>
        <w:r w:rsidRPr="00B978A8">
          <w:rPr>
            <w:color w:val="000000"/>
            <w:lang w:val="en-US"/>
            <w:rPrChange w:id="786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lang w:val="en-US"/>
            <w:rPrChange w:id="787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lang w:val="en-US"/>
            <w:rPrChange w:id="78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78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790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791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r w:rsidRPr="00B978A8">
          <w:rPr>
            <w:color w:val="080808"/>
            <w:lang w:val="en-US"/>
            <w:rPrChange w:id="79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9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79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795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796" w:author="Carlos Rosales" w:date="2025-07-28T07:07:00Z">
              <w:rPr>
                <w:color w:val="9E880D"/>
              </w:rPr>
            </w:rPrChange>
          </w:rPr>
          <w:t>Getter</w:t>
        </w:r>
        <w:proofErr w:type="spellEnd"/>
        <w:r w:rsidRPr="00B978A8">
          <w:rPr>
            <w:color w:val="080808"/>
            <w:lang w:val="en-US"/>
            <w:rPrChange w:id="79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79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79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800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801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lang w:val="en-US"/>
            <w:rPrChange w:id="80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0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80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805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806" w:author="Carlos Rosales" w:date="2025-07-28T07:07:00Z">
              <w:rPr>
                <w:color w:val="9E880D"/>
              </w:rPr>
            </w:rPrChange>
          </w:rPr>
          <w:t>Setter</w:t>
        </w:r>
        <w:proofErr w:type="spellEnd"/>
        <w:r w:rsidRPr="00B978A8">
          <w:rPr>
            <w:color w:val="080808"/>
            <w:lang w:val="en-US"/>
            <w:rPrChange w:id="80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0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80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810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811" w:author="Carlos Rosales" w:date="2025-07-28T07:07:00Z">
              <w:rPr>
                <w:color w:val="000000"/>
              </w:rPr>
            </w:rPrChange>
          </w:rPr>
          <w:t>java.io.</w:t>
        </w:r>
        <w:r w:rsidRPr="00B978A8">
          <w:rPr>
            <w:color w:val="9E880D"/>
            <w:lang w:val="en-US"/>
            <w:rPrChange w:id="812" w:author="Carlos Rosales" w:date="2025-07-28T07:07:00Z">
              <w:rPr>
                <w:color w:val="9E880D"/>
              </w:rPr>
            </w:rPrChange>
          </w:rPr>
          <w:t>Serial</w:t>
        </w:r>
        <w:proofErr w:type="spellEnd"/>
        <w:r w:rsidRPr="00B978A8">
          <w:rPr>
            <w:color w:val="080808"/>
            <w:lang w:val="en-US"/>
            <w:rPrChange w:id="81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1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81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816" w:author="Carlos Rosales" w:date="2025-07-28T07:07:00Z">
              <w:rPr>
                <w:color w:val="000000"/>
              </w:rPr>
            </w:rPrChange>
          </w:rPr>
          <w:t>java.io.Serializable</w:t>
        </w:r>
        <w:proofErr w:type="spellEnd"/>
        <w:r w:rsidRPr="00B978A8">
          <w:rPr>
            <w:color w:val="080808"/>
            <w:lang w:val="en-US"/>
            <w:rPrChange w:id="81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1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81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lang w:val="en-US"/>
            <w:rPrChange w:id="820" w:author="Carlos Rosales" w:date="2025-07-28T07:07:00Z">
              <w:rPr>
                <w:color w:val="9E880D"/>
              </w:rPr>
            </w:rPrChange>
          </w:rPr>
          <w:t>@Setter</w:t>
        </w:r>
        <w:r w:rsidRPr="00B978A8">
          <w:rPr>
            <w:color w:val="9E880D"/>
            <w:lang w:val="en-US"/>
            <w:rPrChange w:id="821" w:author="Carlos Rosales" w:date="2025-07-28T07:07:00Z">
              <w:rPr>
                <w:color w:val="9E880D"/>
              </w:rPr>
            </w:rPrChange>
          </w:rPr>
          <w:br/>
          <w:t>@Getter</w:t>
        </w:r>
        <w:r w:rsidRPr="00B978A8">
          <w:rPr>
            <w:color w:val="9E880D"/>
            <w:lang w:val="en-US"/>
            <w:rPrChange w:id="822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lang w:val="en-US"/>
            <w:rPrChange w:id="823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lang w:val="en-US"/>
            <w:rPrChange w:id="824" w:author="Carlos Rosales" w:date="2025-07-28T07:07:00Z">
              <w:rPr>
                <w:color w:val="9E880D"/>
              </w:rPr>
            </w:rPrChange>
          </w:rPr>
          <w:br/>
          <w:t>@Entity</w:t>
        </w:r>
        <w:r w:rsidRPr="00B978A8">
          <w:rPr>
            <w:color w:val="9E880D"/>
            <w:lang w:val="en-US"/>
            <w:rPrChange w:id="825" w:author="Carlos Rosales" w:date="2025-07-28T07:07:00Z">
              <w:rPr>
                <w:color w:val="9E880D"/>
              </w:rPr>
            </w:rPrChange>
          </w:rPr>
          <w:br/>
          <w:t>@Table</w:t>
        </w:r>
        <w:r w:rsidRPr="00B978A8">
          <w:rPr>
            <w:color w:val="080808"/>
            <w:lang w:val="en-US"/>
            <w:rPrChange w:id="826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827" w:author="Carlos Rosales" w:date="2025-07-28T07:07:00Z">
              <w:rPr>
                <w:color w:val="067D17"/>
              </w:rPr>
            </w:rPrChange>
          </w:rPr>
          <w:t>"</w:t>
        </w:r>
      </w:ins>
      <w:ins w:id="828" w:author="Carlos Rosales" w:date="2025-07-23T09:31:00Z">
        <w:r w:rsidR="00E65C6B" w:rsidRPr="00B978A8">
          <w:rPr>
            <w:color w:val="067D17"/>
            <w:lang w:val="en-US"/>
            <w:rPrChange w:id="829" w:author="Carlos Rosales" w:date="2025-07-28T07:07:00Z">
              <w:rPr>
                <w:color w:val="067D17"/>
              </w:rPr>
            </w:rPrChange>
          </w:rPr>
          <w:t>roles</w:t>
        </w:r>
      </w:ins>
      <w:ins w:id="830" w:author="Carlos Rosales" w:date="2025-07-23T09:27:00Z">
        <w:r w:rsidRPr="00B978A8">
          <w:rPr>
            <w:color w:val="067D17"/>
            <w:lang w:val="en-US"/>
            <w:rPrChange w:id="831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832" w:author="Carlos Rosales" w:date="2025-07-28T07:07:00Z">
              <w:rPr>
                <w:color w:val="080808"/>
              </w:rPr>
            </w:rPrChange>
          </w:rPr>
          <w:t xml:space="preserve">, schema = </w:t>
        </w:r>
        <w:r w:rsidRPr="00B978A8">
          <w:rPr>
            <w:color w:val="067D17"/>
            <w:lang w:val="en-US"/>
            <w:rPrChange w:id="833" w:author="Carlos Rosales" w:date="2025-07-28T07:07:00Z">
              <w:rPr>
                <w:color w:val="067D17"/>
              </w:rPr>
            </w:rPrChange>
          </w:rPr>
          <w:t>"public"</w:t>
        </w:r>
        <w:r w:rsidRPr="00B978A8">
          <w:rPr>
            <w:color w:val="080808"/>
            <w:lang w:val="en-US"/>
            <w:rPrChange w:id="834" w:author="Carlos Rosales" w:date="2025-07-28T07:07:00Z">
              <w:rPr>
                <w:color w:val="080808"/>
              </w:rPr>
            </w:rPrChange>
          </w:rPr>
          <w:t xml:space="preserve">, catalog = </w:t>
        </w:r>
        <w:r w:rsidRPr="00B978A8">
          <w:rPr>
            <w:color w:val="067D17"/>
            <w:lang w:val="en-US"/>
            <w:rPrChange w:id="835" w:author="Carlos Rosales" w:date="2025-07-28T07:07:00Z">
              <w:rPr>
                <w:color w:val="067D17"/>
              </w:rPr>
            </w:rPrChange>
          </w:rPr>
          <w:t>"orders"</w:t>
        </w:r>
        <w:r w:rsidRPr="00B978A8">
          <w:rPr>
            <w:color w:val="080808"/>
            <w:lang w:val="en-US"/>
            <w:rPrChange w:id="83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83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838" w:author="Carlos Rosales" w:date="2025-07-28T07:07:00Z">
              <w:rPr>
                <w:color w:val="0033B3"/>
              </w:rPr>
            </w:rPrChange>
          </w:rPr>
          <w:t xml:space="preserve">public class </w:t>
        </w:r>
        <w:r w:rsidRPr="00B978A8">
          <w:rPr>
            <w:color w:val="000000"/>
            <w:lang w:val="en-US"/>
            <w:rPrChange w:id="839" w:author="Carlos Rosales" w:date="2025-07-28T07:07:00Z">
              <w:rPr>
                <w:color w:val="000000"/>
              </w:rPr>
            </w:rPrChange>
          </w:rPr>
          <w:t xml:space="preserve">Role </w:t>
        </w:r>
        <w:r w:rsidRPr="00B978A8">
          <w:rPr>
            <w:color w:val="0033B3"/>
            <w:lang w:val="en-US"/>
            <w:rPrChange w:id="840" w:author="Carlos Rosales" w:date="2025-07-28T07:07:00Z">
              <w:rPr>
                <w:color w:val="0033B3"/>
              </w:rPr>
            </w:rPrChange>
          </w:rPr>
          <w:t xml:space="preserve">implements </w:t>
        </w:r>
        <w:r w:rsidRPr="00B978A8">
          <w:rPr>
            <w:color w:val="000000"/>
            <w:lang w:val="en-US"/>
            <w:rPrChange w:id="841" w:author="Carlos Rosales" w:date="2025-07-28T07:07:00Z">
              <w:rPr>
                <w:color w:val="000000"/>
              </w:rPr>
            </w:rPrChange>
          </w:rPr>
          <w:t xml:space="preserve">Serializable </w:t>
        </w:r>
        <w:r w:rsidRPr="00B978A8">
          <w:rPr>
            <w:color w:val="080808"/>
            <w:lang w:val="en-US"/>
            <w:rPrChange w:id="842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lang w:val="en-US"/>
            <w:rPrChange w:id="84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844" w:author="Carlos Rosales" w:date="2025-07-28T07:07:00Z">
              <w:rPr>
                <w:color w:val="9E880D"/>
              </w:rPr>
            </w:rPrChange>
          </w:rPr>
          <w:t>@Serial</w:t>
        </w:r>
        <w:r w:rsidRPr="00B978A8">
          <w:rPr>
            <w:color w:val="9E880D"/>
            <w:lang w:val="en-US"/>
            <w:rPrChange w:id="845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846" w:author="Carlos Rosales" w:date="2025-07-28T07:07:00Z">
              <w:rPr>
                <w:color w:val="0033B3"/>
              </w:rPr>
            </w:rPrChange>
          </w:rPr>
          <w:t xml:space="preserve">private static final long </w:t>
        </w:r>
        <w:proofErr w:type="spellStart"/>
        <w:r w:rsidRPr="00B978A8">
          <w:rPr>
            <w:i/>
            <w:iCs/>
            <w:color w:val="871094"/>
            <w:lang w:val="en-US"/>
            <w:rPrChange w:id="847" w:author="Carlos Rosales" w:date="2025-07-28T07:07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B978A8">
          <w:rPr>
            <w:i/>
            <w:iCs/>
            <w:color w:val="871094"/>
            <w:lang w:val="en-US"/>
            <w:rPrChange w:id="848" w:author="Carlos Rosales" w:date="2025-07-28T07:07:00Z">
              <w:rPr>
                <w:i/>
                <w:iCs/>
                <w:color w:val="871094"/>
              </w:rPr>
            </w:rPrChange>
          </w:rPr>
          <w:t xml:space="preserve"> </w:t>
        </w:r>
        <w:r w:rsidRPr="00B978A8">
          <w:rPr>
            <w:color w:val="080808"/>
            <w:lang w:val="en-US"/>
            <w:rPrChange w:id="849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1750EB"/>
            <w:lang w:val="en-US"/>
            <w:rPrChange w:id="850" w:author="Carlos Rosales" w:date="2025-07-28T07:07:00Z">
              <w:rPr>
                <w:color w:val="1750EB"/>
              </w:rPr>
            </w:rPrChange>
          </w:rPr>
          <w:t>1L</w:t>
        </w:r>
        <w:r w:rsidRPr="00B978A8">
          <w:rPr>
            <w:color w:val="080808"/>
            <w:lang w:val="en-US"/>
            <w:rPrChange w:id="85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5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853" w:author="Carlos Rosales" w:date="2025-07-28T07:07:00Z">
              <w:rPr>
                <w:color w:val="9E880D"/>
              </w:rPr>
            </w:rPrChange>
          </w:rPr>
          <w:t>@Id</w:t>
        </w:r>
        <w:r w:rsidRPr="00B978A8">
          <w:rPr>
            <w:color w:val="9E880D"/>
            <w:lang w:val="en-US"/>
            <w:rPrChange w:id="854" w:author="Carlos Rosales" w:date="2025-07-28T07:07:00Z">
              <w:rPr>
                <w:color w:val="9E880D"/>
              </w:rPr>
            </w:rPrChange>
          </w:rPr>
          <w:br/>
          <w:t xml:space="preserve">    @GeneratedValue</w:t>
        </w:r>
        <w:r w:rsidRPr="00B978A8">
          <w:rPr>
            <w:color w:val="080808"/>
            <w:lang w:val="en-US"/>
            <w:rPrChange w:id="855" w:author="Carlos Rosales" w:date="2025-07-28T07:07:00Z">
              <w:rPr>
                <w:color w:val="080808"/>
              </w:rPr>
            </w:rPrChange>
          </w:rPr>
          <w:t xml:space="preserve">(strategy = </w:t>
        </w:r>
        <w:proofErr w:type="spellStart"/>
        <w:r w:rsidRPr="00B978A8">
          <w:rPr>
            <w:color w:val="000000"/>
            <w:lang w:val="en-US"/>
            <w:rPrChange w:id="856" w:author="Carlos Rosales" w:date="2025-07-28T07:07:00Z">
              <w:rPr>
                <w:color w:val="000000"/>
              </w:rPr>
            </w:rPrChange>
          </w:rPr>
          <w:t>GenerationType</w:t>
        </w:r>
        <w:r w:rsidRPr="00B978A8">
          <w:rPr>
            <w:color w:val="080808"/>
            <w:lang w:val="en-US"/>
            <w:rPrChange w:id="857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858" w:author="Carlos Rosales" w:date="2025-07-28T07:07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B978A8">
          <w:rPr>
            <w:color w:val="080808"/>
            <w:lang w:val="en-US"/>
            <w:rPrChange w:id="859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860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861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862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lang w:val="en-US"/>
            <w:rPrChange w:id="863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lang w:val="en-US"/>
            <w:rPrChange w:id="86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6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866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867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868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869" w:author="Carlos Rosales" w:date="2025-07-28T07:07:00Z">
              <w:rPr>
                <w:color w:val="067D17"/>
              </w:rPr>
            </w:rPrChange>
          </w:rPr>
          <w:t>nombre</w:t>
        </w:r>
        <w:proofErr w:type="spellEnd"/>
        <w:r w:rsidRPr="00B978A8">
          <w:rPr>
            <w:color w:val="067D17"/>
            <w:lang w:val="en-US"/>
            <w:rPrChange w:id="870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871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872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873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874" w:author="Carlos Rosales" w:date="2025-07-28T07:07:00Z">
              <w:rPr>
                <w:color w:val="1750EB"/>
              </w:rPr>
            </w:rPrChange>
          </w:rPr>
          <w:t>50</w:t>
        </w:r>
        <w:r w:rsidRPr="00B978A8">
          <w:rPr>
            <w:color w:val="080808"/>
            <w:lang w:val="en-US"/>
            <w:rPrChange w:id="875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876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877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878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879" w:author="Carlos Rosales" w:date="2025-07-28T07:07:00Z">
              <w:rPr>
                <w:color w:val="871094"/>
              </w:rPr>
            </w:rPrChange>
          </w:rPr>
          <w:t>nombre</w:t>
        </w:r>
        <w:proofErr w:type="spellEnd"/>
        <w:r w:rsidRPr="00B978A8">
          <w:rPr>
            <w:color w:val="080808"/>
            <w:lang w:val="en-US"/>
            <w:rPrChange w:id="88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81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736F313B" w14:textId="77777777" w:rsidR="00D26D31" w:rsidRPr="00B978A8" w:rsidRDefault="00D26D31" w:rsidP="00D26D31">
      <w:pPr>
        <w:spacing w:line="240" w:lineRule="auto"/>
        <w:ind w:firstLine="0"/>
        <w:jc w:val="left"/>
        <w:rPr>
          <w:ins w:id="882" w:author="Carlos Rosales" w:date="2025-07-23T09:27:00Z"/>
          <w:b/>
          <w:bCs/>
          <w:lang w:val="en-US"/>
          <w:rPrChange w:id="883" w:author="Carlos Rosales" w:date="2025-07-28T07:07:00Z">
            <w:rPr>
              <w:ins w:id="884" w:author="Carlos Rosales" w:date="2025-07-23T09:27:00Z"/>
              <w:b/>
              <w:bCs/>
            </w:rPr>
          </w:rPrChange>
        </w:rPr>
      </w:pPr>
    </w:p>
    <w:p w14:paraId="460D8D7E" w14:textId="1622DCCC" w:rsidR="00D26D31" w:rsidRDefault="00D26D31" w:rsidP="00D26D31">
      <w:pPr>
        <w:pStyle w:val="Prrafodelista"/>
        <w:numPr>
          <w:ilvl w:val="0"/>
          <w:numId w:val="6"/>
        </w:numPr>
        <w:spacing w:line="240" w:lineRule="auto"/>
        <w:jc w:val="left"/>
        <w:rPr>
          <w:ins w:id="885" w:author="Carlos Rosales" w:date="2025-07-23T09:34:00Z"/>
          <w:b/>
          <w:bCs/>
        </w:rPr>
      </w:pPr>
      <w:ins w:id="886" w:author="Carlos Rosales" w:date="2025-07-23T09:27:00Z">
        <w:r w:rsidRPr="00011C3E">
          <w:rPr>
            <w:b/>
            <w:bCs/>
          </w:rPr>
          <w:t>Se creó la clase “</w:t>
        </w:r>
      </w:ins>
      <w:ins w:id="887" w:author="Carlos Rosales" w:date="2025-07-23T09:31:00Z">
        <w:r w:rsidR="00E65C6B">
          <w:rPr>
            <w:b/>
            <w:bCs/>
          </w:rPr>
          <w:t>Usuario</w:t>
        </w:r>
      </w:ins>
      <w:ins w:id="888" w:author="Carlos Rosales" w:date="2025-07-23T09:27:00Z">
        <w:r w:rsidRPr="00011C3E">
          <w:rPr>
            <w:b/>
            <w:bCs/>
          </w:rPr>
          <w:t>.java”</w:t>
        </w:r>
      </w:ins>
    </w:p>
    <w:p w14:paraId="0AFF1A24" w14:textId="3482DCFE" w:rsidR="00E65C6B" w:rsidRPr="00B978A8" w:rsidRDefault="00E65C6B">
      <w:pPr>
        <w:pStyle w:val="HTMLconformatoprevio"/>
        <w:shd w:val="clear" w:color="auto" w:fill="FFFFFF"/>
        <w:ind w:left="360"/>
        <w:rPr>
          <w:ins w:id="889" w:author="Carlos Rosales" w:date="2025-07-23T09:34:00Z"/>
          <w:color w:val="080808"/>
          <w:lang w:val="en-US"/>
          <w:rPrChange w:id="890" w:author="Carlos Rosales" w:date="2025-07-28T07:07:00Z">
            <w:rPr>
              <w:ins w:id="891" w:author="Carlos Rosales" w:date="2025-07-23T09:34:00Z"/>
              <w:color w:val="080808"/>
            </w:rPr>
          </w:rPrChange>
        </w:rPr>
        <w:pPrChange w:id="892" w:author="Carlos Rosales" w:date="2025-07-23T09:34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ins w:id="893" w:author="Carlos Rosales" w:date="2025-07-23T09:34:00Z">
        <w:r w:rsidRPr="00B978A8">
          <w:rPr>
            <w:color w:val="0033B3"/>
            <w:lang w:val="en-US"/>
            <w:rPrChange w:id="894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lang w:val="en-US"/>
            <w:rPrChange w:id="895" w:author="Carlos Rosales" w:date="2025-07-28T07:07:00Z">
              <w:rPr>
                <w:color w:val="000000"/>
              </w:rPr>
            </w:rPrChange>
          </w:rPr>
          <w:t>com.devsoft.orders_api.entities</w:t>
        </w:r>
        <w:proofErr w:type="spellEnd"/>
        <w:r w:rsidRPr="00B978A8">
          <w:rPr>
            <w:color w:val="080808"/>
            <w:lang w:val="en-US"/>
            <w:rPrChange w:id="89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89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89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89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00" w:author="Carlos Rosales" w:date="2025-07-28T07:07:00Z">
              <w:rPr>
                <w:color w:val="000000"/>
              </w:rPr>
            </w:rPrChange>
          </w:rPr>
          <w:t>jakarta.persistence</w:t>
        </w:r>
        <w:proofErr w:type="spellEnd"/>
        <w:r w:rsidRPr="00B978A8">
          <w:rPr>
            <w:color w:val="000000"/>
            <w:lang w:val="en-US"/>
            <w:rPrChange w:id="901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lang w:val="en-US"/>
            <w:rPrChange w:id="902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lang w:val="en-US"/>
            <w:rPrChange w:id="90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0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05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906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r w:rsidRPr="00B978A8">
          <w:rPr>
            <w:color w:val="080808"/>
            <w:lang w:val="en-US"/>
            <w:rPrChange w:id="90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0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0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10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911" w:author="Carlos Rosales" w:date="2025-07-28T07:07:00Z">
              <w:rPr>
                <w:color w:val="9E880D"/>
              </w:rPr>
            </w:rPrChange>
          </w:rPr>
          <w:t>Getter</w:t>
        </w:r>
        <w:proofErr w:type="spellEnd"/>
        <w:r w:rsidRPr="00B978A8">
          <w:rPr>
            <w:color w:val="080808"/>
            <w:lang w:val="en-US"/>
            <w:rPrChange w:id="91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1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1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15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916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lang w:val="en-US"/>
            <w:rPrChange w:id="91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1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1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20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921" w:author="Carlos Rosales" w:date="2025-07-28T07:07:00Z">
              <w:rPr>
                <w:color w:val="9E880D"/>
              </w:rPr>
            </w:rPrChange>
          </w:rPr>
          <w:t>Setter</w:t>
        </w:r>
        <w:proofErr w:type="spellEnd"/>
        <w:r w:rsidRPr="00B978A8">
          <w:rPr>
            <w:color w:val="080808"/>
            <w:lang w:val="en-US"/>
            <w:rPrChange w:id="92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2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92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2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26" w:author="Carlos Rosales" w:date="2025-07-28T07:07:00Z">
              <w:rPr>
                <w:color w:val="000000"/>
              </w:rPr>
            </w:rPrChange>
          </w:rPr>
          <w:t>java.io.</w:t>
        </w:r>
        <w:r w:rsidRPr="00B978A8">
          <w:rPr>
            <w:color w:val="9E880D"/>
            <w:lang w:val="en-US"/>
            <w:rPrChange w:id="927" w:author="Carlos Rosales" w:date="2025-07-28T07:07:00Z">
              <w:rPr>
                <w:color w:val="9E880D"/>
              </w:rPr>
            </w:rPrChange>
          </w:rPr>
          <w:t>Serial</w:t>
        </w:r>
        <w:proofErr w:type="spellEnd"/>
        <w:r w:rsidRPr="00B978A8">
          <w:rPr>
            <w:color w:val="080808"/>
            <w:lang w:val="en-US"/>
            <w:rPrChange w:id="92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2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30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931" w:author="Carlos Rosales" w:date="2025-07-28T07:07:00Z">
              <w:rPr>
                <w:color w:val="000000"/>
              </w:rPr>
            </w:rPrChange>
          </w:rPr>
          <w:t>java.io.Serializable</w:t>
        </w:r>
        <w:proofErr w:type="spellEnd"/>
        <w:r w:rsidRPr="00B978A8">
          <w:rPr>
            <w:color w:val="080808"/>
            <w:lang w:val="en-US"/>
            <w:rPrChange w:id="93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3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93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lang w:val="en-US"/>
            <w:rPrChange w:id="935" w:author="Carlos Rosales" w:date="2025-07-28T07:07:00Z">
              <w:rPr>
                <w:color w:val="9E880D"/>
              </w:rPr>
            </w:rPrChange>
          </w:rPr>
          <w:t>@Setter</w:t>
        </w:r>
        <w:r w:rsidRPr="00B978A8">
          <w:rPr>
            <w:color w:val="9E880D"/>
            <w:lang w:val="en-US"/>
            <w:rPrChange w:id="936" w:author="Carlos Rosales" w:date="2025-07-28T07:07:00Z">
              <w:rPr>
                <w:color w:val="9E880D"/>
              </w:rPr>
            </w:rPrChange>
          </w:rPr>
          <w:br/>
          <w:t>@Getter</w:t>
        </w:r>
        <w:r w:rsidRPr="00B978A8">
          <w:rPr>
            <w:color w:val="9E880D"/>
            <w:lang w:val="en-US"/>
            <w:rPrChange w:id="937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lang w:val="en-US"/>
            <w:rPrChange w:id="938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lang w:val="en-US"/>
            <w:rPrChange w:id="939" w:author="Carlos Rosales" w:date="2025-07-28T07:07:00Z">
              <w:rPr>
                <w:color w:val="9E880D"/>
              </w:rPr>
            </w:rPrChange>
          </w:rPr>
          <w:br/>
          <w:t>@Entity</w:t>
        </w:r>
        <w:r w:rsidRPr="00B978A8">
          <w:rPr>
            <w:color w:val="9E880D"/>
            <w:lang w:val="en-US"/>
            <w:rPrChange w:id="940" w:author="Carlos Rosales" w:date="2025-07-28T07:07:00Z">
              <w:rPr>
                <w:color w:val="9E880D"/>
              </w:rPr>
            </w:rPrChange>
          </w:rPr>
          <w:br/>
          <w:t>@Table</w:t>
        </w:r>
        <w:r w:rsidRPr="00B978A8">
          <w:rPr>
            <w:color w:val="080808"/>
            <w:lang w:val="en-US"/>
            <w:rPrChange w:id="941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942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943" w:author="Carlos Rosales" w:date="2025-07-28T07:07:00Z">
              <w:rPr>
                <w:color w:val="067D17"/>
              </w:rPr>
            </w:rPrChange>
          </w:rPr>
          <w:t>usuarios</w:t>
        </w:r>
        <w:proofErr w:type="spellEnd"/>
        <w:r w:rsidRPr="00B978A8">
          <w:rPr>
            <w:color w:val="067D17"/>
            <w:lang w:val="en-US"/>
            <w:rPrChange w:id="944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945" w:author="Carlos Rosales" w:date="2025-07-28T07:07:00Z">
              <w:rPr>
                <w:color w:val="080808"/>
              </w:rPr>
            </w:rPrChange>
          </w:rPr>
          <w:t xml:space="preserve">, schema = </w:t>
        </w:r>
        <w:r w:rsidRPr="00B978A8">
          <w:rPr>
            <w:color w:val="067D17"/>
            <w:lang w:val="en-US"/>
            <w:rPrChange w:id="946" w:author="Carlos Rosales" w:date="2025-07-28T07:07:00Z">
              <w:rPr>
                <w:color w:val="067D17"/>
              </w:rPr>
            </w:rPrChange>
          </w:rPr>
          <w:t>"public"</w:t>
        </w:r>
        <w:r w:rsidRPr="00B978A8">
          <w:rPr>
            <w:color w:val="080808"/>
            <w:lang w:val="en-US"/>
            <w:rPrChange w:id="947" w:author="Carlos Rosales" w:date="2025-07-28T07:07:00Z">
              <w:rPr>
                <w:color w:val="080808"/>
              </w:rPr>
            </w:rPrChange>
          </w:rPr>
          <w:t xml:space="preserve">, catalog = </w:t>
        </w:r>
        <w:r w:rsidRPr="00B978A8">
          <w:rPr>
            <w:color w:val="067D17"/>
            <w:lang w:val="en-US"/>
            <w:rPrChange w:id="948" w:author="Carlos Rosales" w:date="2025-07-28T07:07:00Z">
              <w:rPr>
                <w:color w:val="067D17"/>
              </w:rPr>
            </w:rPrChange>
          </w:rPr>
          <w:t>"orders"</w:t>
        </w:r>
        <w:r w:rsidRPr="00B978A8">
          <w:rPr>
            <w:color w:val="080808"/>
            <w:lang w:val="en-US"/>
            <w:rPrChange w:id="949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95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951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lang w:val="en-US"/>
            <w:rPrChange w:id="952" w:author="Carlos Rosales" w:date="2025-07-28T07:07:00Z">
              <w:rPr>
                <w:color w:val="000000"/>
              </w:rPr>
            </w:rPrChange>
          </w:rPr>
          <w:t>Usuario</w:t>
        </w:r>
        <w:proofErr w:type="spellEnd"/>
        <w:r w:rsidRPr="00B978A8">
          <w:rPr>
            <w:color w:val="000000"/>
            <w:lang w:val="en-US"/>
            <w:rPrChange w:id="953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033B3"/>
            <w:lang w:val="en-US"/>
            <w:rPrChange w:id="954" w:author="Carlos Rosales" w:date="2025-07-28T07:07:00Z">
              <w:rPr>
                <w:color w:val="0033B3"/>
              </w:rPr>
            </w:rPrChange>
          </w:rPr>
          <w:t xml:space="preserve">implements </w:t>
        </w:r>
        <w:r w:rsidRPr="00B978A8">
          <w:rPr>
            <w:color w:val="000000"/>
            <w:lang w:val="en-US"/>
            <w:rPrChange w:id="955" w:author="Carlos Rosales" w:date="2025-07-28T07:07:00Z">
              <w:rPr>
                <w:color w:val="000000"/>
              </w:rPr>
            </w:rPrChange>
          </w:rPr>
          <w:t xml:space="preserve">Serializable </w:t>
        </w:r>
        <w:r w:rsidRPr="00B978A8">
          <w:rPr>
            <w:color w:val="080808"/>
            <w:lang w:val="en-US"/>
            <w:rPrChange w:id="956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lang w:val="en-US"/>
            <w:rPrChange w:id="95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958" w:author="Carlos Rosales" w:date="2025-07-28T07:07:00Z">
              <w:rPr>
                <w:color w:val="080808"/>
              </w:rPr>
            </w:rPrChange>
          </w:rPr>
          <w:lastRenderedPageBreak/>
          <w:t xml:space="preserve">    </w:t>
        </w:r>
        <w:r w:rsidRPr="00B978A8">
          <w:rPr>
            <w:color w:val="9E880D"/>
            <w:lang w:val="en-US"/>
            <w:rPrChange w:id="959" w:author="Carlos Rosales" w:date="2025-07-28T07:07:00Z">
              <w:rPr>
                <w:color w:val="9E880D"/>
              </w:rPr>
            </w:rPrChange>
          </w:rPr>
          <w:t>@Serial</w:t>
        </w:r>
        <w:r w:rsidRPr="00B978A8">
          <w:rPr>
            <w:color w:val="9E880D"/>
            <w:lang w:val="en-US"/>
            <w:rPrChange w:id="960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961" w:author="Carlos Rosales" w:date="2025-07-28T07:07:00Z">
              <w:rPr>
                <w:color w:val="0033B3"/>
              </w:rPr>
            </w:rPrChange>
          </w:rPr>
          <w:t xml:space="preserve">private static final long </w:t>
        </w:r>
        <w:proofErr w:type="spellStart"/>
        <w:r w:rsidRPr="00B978A8">
          <w:rPr>
            <w:i/>
            <w:iCs/>
            <w:color w:val="871094"/>
            <w:lang w:val="en-US"/>
            <w:rPrChange w:id="962" w:author="Carlos Rosales" w:date="2025-07-28T07:07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B978A8">
          <w:rPr>
            <w:i/>
            <w:iCs/>
            <w:color w:val="871094"/>
            <w:lang w:val="en-US"/>
            <w:rPrChange w:id="963" w:author="Carlos Rosales" w:date="2025-07-28T07:07:00Z">
              <w:rPr>
                <w:i/>
                <w:iCs/>
                <w:color w:val="871094"/>
              </w:rPr>
            </w:rPrChange>
          </w:rPr>
          <w:t xml:space="preserve"> </w:t>
        </w:r>
        <w:r w:rsidRPr="00B978A8">
          <w:rPr>
            <w:color w:val="080808"/>
            <w:lang w:val="en-US"/>
            <w:rPrChange w:id="964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1750EB"/>
            <w:lang w:val="en-US"/>
            <w:rPrChange w:id="965" w:author="Carlos Rosales" w:date="2025-07-28T07:07:00Z">
              <w:rPr>
                <w:color w:val="1750EB"/>
              </w:rPr>
            </w:rPrChange>
          </w:rPr>
          <w:t>1L</w:t>
        </w:r>
        <w:r w:rsidRPr="00B978A8">
          <w:rPr>
            <w:color w:val="080808"/>
            <w:lang w:val="en-US"/>
            <w:rPrChange w:id="96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6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968" w:author="Carlos Rosales" w:date="2025-07-28T07:07:00Z">
              <w:rPr>
                <w:color w:val="9E880D"/>
              </w:rPr>
            </w:rPrChange>
          </w:rPr>
          <w:t>@Id</w:t>
        </w:r>
        <w:r w:rsidRPr="00B978A8">
          <w:rPr>
            <w:color w:val="9E880D"/>
            <w:lang w:val="en-US"/>
            <w:rPrChange w:id="969" w:author="Carlos Rosales" w:date="2025-07-28T07:07:00Z">
              <w:rPr>
                <w:color w:val="9E880D"/>
              </w:rPr>
            </w:rPrChange>
          </w:rPr>
          <w:br/>
          <w:t xml:space="preserve">    @GeneratedValue</w:t>
        </w:r>
        <w:r w:rsidRPr="00B978A8">
          <w:rPr>
            <w:color w:val="080808"/>
            <w:lang w:val="en-US"/>
            <w:rPrChange w:id="970" w:author="Carlos Rosales" w:date="2025-07-28T07:07:00Z">
              <w:rPr>
                <w:color w:val="080808"/>
              </w:rPr>
            </w:rPrChange>
          </w:rPr>
          <w:t xml:space="preserve">(strategy = </w:t>
        </w:r>
        <w:proofErr w:type="spellStart"/>
        <w:r w:rsidRPr="00B978A8">
          <w:rPr>
            <w:color w:val="000000"/>
            <w:lang w:val="en-US"/>
            <w:rPrChange w:id="971" w:author="Carlos Rosales" w:date="2025-07-28T07:07:00Z">
              <w:rPr>
                <w:color w:val="000000"/>
              </w:rPr>
            </w:rPrChange>
          </w:rPr>
          <w:t>GenerationType</w:t>
        </w:r>
        <w:r w:rsidRPr="00B978A8">
          <w:rPr>
            <w:color w:val="080808"/>
            <w:lang w:val="en-US"/>
            <w:rPrChange w:id="972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973" w:author="Carlos Rosales" w:date="2025-07-28T07:07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B978A8">
          <w:rPr>
            <w:color w:val="080808"/>
            <w:lang w:val="en-US"/>
            <w:rPrChange w:id="974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97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976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977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lang w:val="en-US"/>
            <w:rPrChange w:id="978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lang w:val="en-US"/>
            <w:rPrChange w:id="97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80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981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982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983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984" w:author="Carlos Rosales" w:date="2025-07-28T07:07:00Z">
              <w:rPr>
                <w:color w:val="067D17"/>
              </w:rPr>
            </w:rPrChange>
          </w:rPr>
          <w:t>nombre</w:t>
        </w:r>
        <w:proofErr w:type="spellEnd"/>
        <w:r w:rsidRPr="00B978A8">
          <w:rPr>
            <w:color w:val="067D17"/>
            <w:lang w:val="en-US"/>
            <w:rPrChange w:id="985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986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987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988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989" w:author="Carlos Rosales" w:date="2025-07-28T07:07:00Z">
              <w:rPr>
                <w:color w:val="1750EB"/>
              </w:rPr>
            </w:rPrChange>
          </w:rPr>
          <w:t>80</w:t>
        </w:r>
        <w:r w:rsidRPr="00B978A8">
          <w:rPr>
            <w:color w:val="080808"/>
            <w:lang w:val="en-US"/>
            <w:rPrChange w:id="990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991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992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993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994" w:author="Carlos Rosales" w:date="2025-07-28T07:07:00Z">
              <w:rPr>
                <w:color w:val="871094"/>
              </w:rPr>
            </w:rPrChange>
          </w:rPr>
          <w:t>nombre</w:t>
        </w:r>
        <w:proofErr w:type="spellEnd"/>
        <w:r w:rsidRPr="00B978A8">
          <w:rPr>
            <w:color w:val="080808"/>
            <w:lang w:val="en-US"/>
            <w:rPrChange w:id="99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996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997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998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999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000" w:author="Carlos Rosales" w:date="2025-07-28T07:07:00Z">
              <w:rPr>
                <w:color w:val="067D17"/>
              </w:rPr>
            </w:rPrChange>
          </w:rPr>
          <w:t>usuario</w:t>
        </w:r>
        <w:proofErr w:type="spellEnd"/>
        <w:r w:rsidRPr="00B978A8">
          <w:rPr>
            <w:color w:val="067D17"/>
            <w:lang w:val="en-US"/>
            <w:rPrChange w:id="1001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002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003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004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005" w:author="Carlos Rosales" w:date="2025-07-28T07:07:00Z">
              <w:rPr>
                <w:color w:val="1750EB"/>
              </w:rPr>
            </w:rPrChange>
          </w:rPr>
          <w:t>30</w:t>
        </w:r>
        <w:r w:rsidRPr="00B978A8">
          <w:rPr>
            <w:color w:val="080808"/>
            <w:lang w:val="en-US"/>
            <w:rPrChange w:id="100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00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008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009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1010" w:author="Carlos Rosales" w:date="2025-07-28T07:07:00Z">
              <w:rPr>
                <w:color w:val="871094"/>
              </w:rPr>
            </w:rPrChange>
          </w:rPr>
          <w:t>usuario</w:t>
        </w:r>
        <w:proofErr w:type="spellEnd"/>
        <w:r w:rsidRPr="00B978A8">
          <w:rPr>
            <w:color w:val="080808"/>
            <w:lang w:val="en-US"/>
            <w:rPrChange w:id="101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1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013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014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015" w:author="Carlos Rosales" w:date="2025-07-28T07:07:00Z">
              <w:rPr>
                <w:color w:val="067D17"/>
              </w:rPr>
            </w:rPrChange>
          </w:rPr>
          <w:t>"password"</w:t>
        </w:r>
        <w:r w:rsidRPr="00B978A8">
          <w:rPr>
            <w:color w:val="080808"/>
            <w:lang w:val="en-US"/>
            <w:rPrChange w:id="1016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017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018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019" w:author="Carlos Rosales" w:date="2025-07-28T07:07:00Z">
              <w:rPr>
                <w:color w:val="1750EB"/>
              </w:rPr>
            </w:rPrChange>
          </w:rPr>
          <w:t>100</w:t>
        </w:r>
        <w:r w:rsidRPr="00B978A8">
          <w:rPr>
            <w:color w:val="080808"/>
            <w:lang w:val="en-US"/>
            <w:rPrChange w:id="1020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021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022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023" w:author="Carlos Rosales" w:date="2025-07-28T07:07:00Z">
              <w:rPr>
                <w:color w:val="000000"/>
              </w:rPr>
            </w:rPrChange>
          </w:rPr>
          <w:t xml:space="preserve">String </w:t>
        </w:r>
        <w:r w:rsidRPr="00B978A8">
          <w:rPr>
            <w:color w:val="871094"/>
            <w:lang w:val="en-US"/>
            <w:rPrChange w:id="1024" w:author="Carlos Rosales" w:date="2025-07-28T07:07:00Z">
              <w:rPr>
                <w:color w:val="871094"/>
              </w:rPr>
            </w:rPrChange>
          </w:rPr>
          <w:t>password</w:t>
        </w:r>
        <w:r w:rsidRPr="00B978A8">
          <w:rPr>
            <w:color w:val="080808"/>
            <w:lang w:val="en-US"/>
            <w:rPrChange w:id="102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26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027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028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029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030" w:author="Carlos Rosales" w:date="2025-07-28T07:07:00Z">
              <w:rPr>
                <w:color w:val="067D17"/>
              </w:rPr>
            </w:rPrChange>
          </w:rPr>
          <w:t>activo</w:t>
        </w:r>
        <w:proofErr w:type="spellEnd"/>
        <w:r w:rsidRPr="00B978A8">
          <w:rPr>
            <w:color w:val="067D17"/>
            <w:lang w:val="en-US"/>
            <w:rPrChange w:id="1031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032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80808"/>
            <w:lang w:val="en-US"/>
            <w:rPrChange w:id="1033" w:author="Carlos Rosales" w:date="2025-07-28T07:07:00Z">
              <w:rPr>
                <w:color w:val="080808"/>
              </w:rPr>
            </w:rPrChange>
          </w:rPr>
          <w:t>columnDefinition</w:t>
        </w:r>
        <w:proofErr w:type="spellEnd"/>
        <w:r w:rsidRPr="00B978A8">
          <w:rPr>
            <w:color w:val="080808"/>
            <w:lang w:val="en-US"/>
            <w:rPrChange w:id="1034" w:author="Carlos Rosales" w:date="2025-07-28T07:07:00Z">
              <w:rPr>
                <w:color w:val="080808"/>
              </w:rPr>
            </w:rPrChange>
          </w:rPr>
          <w:t xml:space="preserve"> = </w:t>
        </w:r>
        <w:r w:rsidRPr="00B978A8">
          <w:rPr>
            <w:color w:val="067D17"/>
            <w:lang w:val="en-US"/>
            <w:rPrChange w:id="1035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036" w:author="Carlos Rosales" w:date="2025-07-28T07:07:00Z">
              <w:rPr>
                <w:color w:val="067D17"/>
              </w:rPr>
            </w:rPrChange>
          </w:rPr>
          <w:t>boolean</w:t>
        </w:r>
        <w:proofErr w:type="spellEnd"/>
        <w:r w:rsidRPr="00B978A8">
          <w:rPr>
            <w:color w:val="067D17"/>
            <w:lang w:val="en-US"/>
            <w:rPrChange w:id="1037" w:author="Carlos Rosales" w:date="2025-07-28T07:07:00Z">
              <w:rPr>
                <w:color w:val="067D17"/>
              </w:rPr>
            </w:rPrChange>
          </w:rPr>
          <w:t xml:space="preserve"> default true"</w:t>
        </w:r>
        <w:r w:rsidRPr="00B978A8">
          <w:rPr>
            <w:color w:val="080808"/>
            <w:lang w:val="en-US"/>
            <w:rPrChange w:id="1038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039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040" w:author="Carlos Rosales" w:date="2025-07-28T07:07:00Z">
              <w:rPr>
                <w:color w:val="0033B3"/>
              </w:rPr>
            </w:rPrChange>
          </w:rPr>
          <w:t xml:space="preserve">private </w:t>
        </w:r>
        <w:proofErr w:type="spellStart"/>
        <w:r w:rsidRPr="00B978A8">
          <w:rPr>
            <w:color w:val="0033B3"/>
            <w:lang w:val="en-US"/>
            <w:rPrChange w:id="1041" w:author="Carlos Rosales" w:date="2025-07-28T07:07:00Z">
              <w:rPr>
                <w:color w:val="0033B3"/>
              </w:rPr>
            </w:rPrChange>
          </w:rPr>
          <w:t>boolean</w:t>
        </w:r>
        <w:proofErr w:type="spellEnd"/>
        <w:r w:rsidRPr="00B978A8">
          <w:rPr>
            <w:color w:val="0033B3"/>
            <w:lang w:val="en-US"/>
            <w:rPrChange w:id="1042" w:author="Carlos Rosales" w:date="2025-07-28T07:07:00Z">
              <w:rPr>
                <w:color w:val="0033B3"/>
              </w:rPr>
            </w:rPrChange>
          </w:rPr>
          <w:t xml:space="preserve"> </w:t>
        </w:r>
        <w:proofErr w:type="spellStart"/>
        <w:r w:rsidRPr="00B978A8">
          <w:rPr>
            <w:color w:val="871094"/>
            <w:lang w:val="en-US"/>
            <w:rPrChange w:id="1043" w:author="Carlos Rosales" w:date="2025-07-28T07:07:00Z">
              <w:rPr>
                <w:color w:val="871094"/>
              </w:rPr>
            </w:rPrChange>
          </w:rPr>
          <w:t>activo</w:t>
        </w:r>
        <w:proofErr w:type="spellEnd"/>
        <w:r w:rsidRPr="00B978A8">
          <w:rPr>
            <w:color w:val="080808"/>
            <w:lang w:val="en-US"/>
            <w:rPrChange w:id="104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4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046" w:author="Carlos Rosales" w:date="2025-07-28T07:07:00Z">
              <w:rPr>
                <w:color w:val="9E880D"/>
              </w:rPr>
            </w:rPrChange>
          </w:rPr>
          <w:t>@ManyToOne</w:t>
        </w:r>
        <w:r w:rsidRPr="00B978A8">
          <w:rPr>
            <w:color w:val="080808"/>
            <w:lang w:val="en-US"/>
            <w:rPrChange w:id="1047" w:author="Carlos Rosales" w:date="2025-07-28T07:07:00Z">
              <w:rPr>
                <w:color w:val="080808"/>
              </w:rPr>
            </w:rPrChange>
          </w:rPr>
          <w:t xml:space="preserve">(fetch = </w:t>
        </w:r>
        <w:proofErr w:type="spellStart"/>
        <w:r w:rsidRPr="00B978A8">
          <w:rPr>
            <w:color w:val="000000"/>
            <w:lang w:val="en-US"/>
            <w:rPrChange w:id="1048" w:author="Carlos Rosales" w:date="2025-07-28T07:07:00Z">
              <w:rPr>
                <w:color w:val="000000"/>
              </w:rPr>
            </w:rPrChange>
          </w:rPr>
          <w:t>FetchType</w:t>
        </w:r>
        <w:r w:rsidRPr="00B978A8">
          <w:rPr>
            <w:color w:val="080808"/>
            <w:lang w:val="en-US"/>
            <w:rPrChange w:id="1049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1050" w:author="Carlos Rosales" w:date="2025-07-28T07:07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B978A8">
          <w:rPr>
            <w:color w:val="080808"/>
            <w:lang w:val="en-US"/>
            <w:rPrChange w:id="1051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05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053" w:author="Carlos Rosales" w:date="2025-07-28T07:07:00Z">
              <w:rPr>
                <w:color w:val="9E880D"/>
              </w:rPr>
            </w:rPrChange>
          </w:rPr>
          <w:t>@JoinColumn</w:t>
        </w:r>
        <w:r w:rsidRPr="00B978A8">
          <w:rPr>
            <w:color w:val="080808"/>
            <w:lang w:val="en-US"/>
            <w:rPrChange w:id="1054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055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056" w:author="Carlos Rosales" w:date="2025-07-28T07:07:00Z">
              <w:rPr>
                <w:color w:val="067D17"/>
              </w:rPr>
            </w:rPrChange>
          </w:rPr>
          <w:t>role_id</w:t>
        </w:r>
        <w:proofErr w:type="spellEnd"/>
        <w:r w:rsidRPr="00B978A8">
          <w:rPr>
            <w:color w:val="067D17"/>
            <w:lang w:val="en-US"/>
            <w:rPrChange w:id="1057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058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80808"/>
            <w:lang w:val="en-US"/>
            <w:rPrChange w:id="1059" w:author="Carlos Rosales" w:date="2025-07-28T07:07:00Z">
              <w:rPr>
                <w:color w:val="080808"/>
              </w:rPr>
            </w:rPrChange>
          </w:rPr>
          <w:t>referencedColumnName</w:t>
        </w:r>
        <w:proofErr w:type="spellEnd"/>
        <w:r w:rsidRPr="00B978A8">
          <w:rPr>
            <w:color w:val="080808"/>
            <w:lang w:val="en-US"/>
            <w:rPrChange w:id="1060" w:author="Carlos Rosales" w:date="2025-07-28T07:07:00Z">
              <w:rPr>
                <w:color w:val="080808"/>
              </w:rPr>
            </w:rPrChange>
          </w:rPr>
          <w:t xml:space="preserve"> = </w:t>
        </w:r>
        <w:r w:rsidRPr="00B978A8">
          <w:rPr>
            <w:color w:val="067D17"/>
            <w:lang w:val="en-US"/>
            <w:rPrChange w:id="1061" w:author="Carlos Rosales" w:date="2025-07-28T07:07:00Z">
              <w:rPr>
                <w:color w:val="067D17"/>
              </w:rPr>
            </w:rPrChange>
          </w:rPr>
          <w:t>"id"</w:t>
        </w:r>
        <w:r w:rsidRPr="00B978A8">
          <w:rPr>
            <w:color w:val="080808"/>
            <w:lang w:val="en-US"/>
            <w:rPrChange w:id="1062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063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064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06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066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067" w:author="Carlos Rosales" w:date="2025-07-28T07:07:00Z">
              <w:rPr>
                <w:color w:val="000000"/>
              </w:rPr>
            </w:rPrChange>
          </w:rPr>
          <w:t xml:space="preserve">Role </w:t>
        </w:r>
        <w:proofErr w:type="spellStart"/>
        <w:r w:rsidRPr="00B978A8">
          <w:rPr>
            <w:color w:val="871094"/>
            <w:lang w:val="en-US"/>
            <w:rPrChange w:id="1068" w:author="Carlos Rosales" w:date="2025-07-28T07:07:00Z">
              <w:rPr>
                <w:color w:val="871094"/>
              </w:rPr>
            </w:rPrChange>
          </w:rPr>
          <w:t>role</w:t>
        </w:r>
        <w:proofErr w:type="spellEnd"/>
        <w:r w:rsidRPr="00B978A8">
          <w:rPr>
            <w:color w:val="080808"/>
            <w:lang w:val="en-US"/>
            <w:rPrChange w:id="106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70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2F90E103" w14:textId="77777777" w:rsidR="00E65C6B" w:rsidRPr="00B978A8" w:rsidRDefault="00E65C6B">
      <w:pPr>
        <w:spacing w:line="240" w:lineRule="auto"/>
        <w:ind w:firstLine="0"/>
        <w:jc w:val="left"/>
        <w:rPr>
          <w:ins w:id="1071" w:author="Carlos Rosales" w:date="2025-07-23T09:27:00Z"/>
          <w:b/>
          <w:bCs/>
          <w:lang w:val="en-US"/>
          <w:rPrChange w:id="1072" w:author="Carlos Rosales" w:date="2025-07-28T07:07:00Z">
            <w:rPr>
              <w:ins w:id="1073" w:author="Carlos Rosales" w:date="2025-07-23T09:27:00Z"/>
            </w:rPr>
          </w:rPrChange>
        </w:rPr>
        <w:pPrChange w:id="1074" w:author="Carlos Rosales" w:date="2025-07-23T09:34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</w:p>
    <w:p w14:paraId="4EECAEC9" w14:textId="11D35767" w:rsidR="00E65C6B" w:rsidRDefault="00E65C6B" w:rsidP="00E65C6B">
      <w:pPr>
        <w:pStyle w:val="Prrafodelista"/>
        <w:numPr>
          <w:ilvl w:val="0"/>
          <w:numId w:val="6"/>
        </w:numPr>
        <w:spacing w:line="240" w:lineRule="auto"/>
        <w:jc w:val="left"/>
        <w:rPr>
          <w:ins w:id="1075" w:author="Carlos Rosales" w:date="2025-07-23T09:41:00Z"/>
          <w:b/>
          <w:bCs/>
        </w:rPr>
      </w:pPr>
      <w:ins w:id="1076" w:author="Carlos Rosales" w:date="2025-07-23T09:34:00Z">
        <w:r w:rsidRPr="00011C3E">
          <w:rPr>
            <w:b/>
            <w:bCs/>
          </w:rPr>
          <w:t>Se creó la clase “</w:t>
        </w:r>
        <w:r>
          <w:rPr>
            <w:b/>
            <w:bCs/>
          </w:rPr>
          <w:t>Cliente</w:t>
        </w:r>
        <w:r w:rsidRPr="00011C3E">
          <w:rPr>
            <w:b/>
            <w:bCs/>
          </w:rPr>
          <w:t>.java”</w:t>
        </w:r>
      </w:ins>
    </w:p>
    <w:p w14:paraId="5133A71C" w14:textId="7EBF6D45" w:rsidR="00543FF2" w:rsidRPr="00B978A8" w:rsidRDefault="00543FF2">
      <w:pPr>
        <w:pStyle w:val="HTMLconformatoprevio"/>
        <w:shd w:val="clear" w:color="auto" w:fill="FFFFFF"/>
        <w:ind w:left="360"/>
        <w:rPr>
          <w:ins w:id="1077" w:author="Carlos Rosales" w:date="2025-07-23T09:34:00Z"/>
          <w:color w:val="080808"/>
          <w:lang w:val="en-US"/>
          <w:rPrChange w:id="1078" w:author="Carlos Rosales" w:date="2025-07-28T07:07:00Z">
            <w:rPr>
              <w:ins w:id="1079" w:author="Carlos Rosales" w:date="2025-07-23T09:34:00Z"/>
            </w:rPr>
          </w:rPrChange>
        </w:rPr>
        <w:pPrChange w:id="1080" w:author="Carlos Rosales" w:date="2025-07-24T09:38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  <w:ins w:id="1081" w:author="Carlos Rosales" w:date="2025-07-23T09:41:00Z">
        <w:r w:rsidRPr="00B978A8">
          <w:rPr>
            <w:color w:val="0033B3"/>
            <w:lang w:val="en-US"/>
            <w:rPrChange w:id="1082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lang w:val="en-US"/>
            <w:rPrChange w:id="1083" w:author="Carlos Rosales" w:date="2025-07-28T07:07:00Z">
              <w:rPr>
                <w:color w:val="000000"/>
              </w:rPr>
            </w:rPrChange>
          </w:rPr>
          <w:t>com.devsoft.orders_api.entities</w:t>
        </w:r>
        <w:proofErr w:type="spellEnd"/>
        <w:r w:rsidRPr="00B978A8">
          <w:rPr>
            <w:color w:val="080808"/>
            <w:lang w:val="en-US"/>
            <w:rPrChange w:id="108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85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108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08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088" w:author="Carlos Rosales" w:date="2025-07-28T07:07:00Z">
              <w:rPr>
                <w:color w:val="000000"/>
              </w:rPr>
            </w:rPrChange>
          </w:rPr>
          <w:t>jakarta.persistence</w:t>
        </w:r>
        <w:proofErr w:type="spellEnd"/>
        <w:r w:rsidRPr="00B978A8">
          <w:rPr>
            <w:color w:val="000000"/>
            <w:lang w:val="en-US"/>
            <w:rPrChange w:id="1089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lang w:val="en-US"/>
            <w:rPrChange w:id="1090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lang w:val="en-US"/>
            <w:rPrChange w:id="109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09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093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1094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r w:rsidRPr="00B978A8">
          <w:rPr>
            <w:color w:val="080808"/>
            <w:lang w:val="en-US"/>
            <w:rPrChange w:id="109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09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09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098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1099" w:author="Carlos Rosales" w:date="2025-07-28T07:07:00Z">
              <w:rPr>
                <w:color w:val="9E880D"/>
              </w:rPr>
            </w:rPrChange>
          </w:rPr>
          <w:t>Getter</w:t>
        </w:r>
        <w:proofErr w:type="spellEnd"/>
        <w:r w:rsidRPr="00B978A8">
          <w:rPr>
            <w:color w:val="080808"/>
            <w:lang w:val="en-US"/>
            <w:rPrChange w:id="110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0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10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103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1104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lang w:val="en-US"/>
            <w:rPrChange w:id="110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0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10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108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lang w:val="en-US"/>
            <w:rPrChange w:id="1109" w:author="Carlos Rosales" w:date="2025-07-28T07:07:00Z">
              <w:rPr>
                <w:color w:val="9E880D"/>
              </w:rPr>
            </w:rPrChange>
          </w:rPr>
          <w:t>Setter</w:t>
        </w:r>
        <w:proofErr w:type="spellEnd"/>
        <w:r w:rsidRPr="00B978A8">
          <w:rPr>
            <w:color w:val="080808"/>
            <w:lang w:val="en-US"/>
            <w:rPrChange w:id="111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1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111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11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114" w:author="Carlos Rosales" w:date="2025-07-28T07:07:00Z">
              <w:rPr>
                <w:color w:val="000000"/>
              </w:rPr>
            </w:rPrChange>
          </w:rPr>
          <w:t>java.io.</w:t>
        </w:r>
        <w:r w:rsidRPr="00B978A8">
          <w:rPr>
            <w:color w:val="9E880D"/>
            <w:lang w:val="en-US"/>
            <w:rPrChange w:id="1115" w:author="Carlos Rosales" w:date="2025-07-28T07:07:00Z">
              <w:rPr>
                <w:color w:val="9E880D"/>
              </w:rPr>
            </w:rPrChange>
          </w:rPr>
          <w:t>Serial</w:t>
        </w:r>
        <w:proofErr w:type="spellEnd"/>
        <w:r w:rsidRPr="00B978A8">
          <w:rPr>
            <w:color w:val="080808"/>
            <w:lang w:val="en-US"/>
            <w:rPrChange w:id="111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1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11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lang w:val="en-US"/>
            <w:rPrChange w:id="1119" w:author="Carlos Rosales" w:date="2025-07-28T07:07:00Z">
              <w:rPr>
                <w:color w:val="000000"/>
              </w:rPr>
            </w:rPrChange>
          </w:rPr>
          <w:t>java.io.Serializable</w:t>
        </w:r>
        <w:proofErr w:type="spellEnd"/>
        <w:r w:rsidRPr="00B978A8">
          <w:rPr>
            <w:color w:val="080808"/>
            <w:lang w:val="en-US"/>
            <w:rPrChange w:id="112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2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lang w:val="en-US"/>
            <w:rPrChange w:id="112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lang w:val="en-US"/>
            <w:rPrChange w:id="1123" w:author="Carlos Rosales" w:date="2025-07-28T07:07:00Z">
              <w:rPr>
                <w:color w:val="9E880D"/>
              </w:rPr>
            </w:rPrChange>
          </w:rPr>
          <w:t>@Setter</w:t>
        </w:r>
        <w:r w:rsidRPr="00B978A8">
          <w:rPr>
            <w:color w:val="9E880D"/>
            <w:lang w:val="en-US"/>
            <w:rPrChange w:id="1124" w:author="Carlos Rosales" w:date="2025-07-28T07:07:00Z">
              <w:rPr>
                <w:color w:val="9E880D"/>
              </w:rPr>
            </w:rPrChange>
          </w:rPr>
          <w:br/>
          <w:t>@Getter</w:t>
        </w:r>
        <w:r w:rsidRPr="00B978A8">
          <w:rPr>
            <w:color w:val="9E880D"/>
            <w:lang w:val="en-US"/>
            <w:rPrChange w:id="1125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lang w:val="en-US"/>
            <w:rPrChange w:id="1126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lang w:val="en-US"/>
            <w:rPrChange w:id="1127" w:author="Carlos Rosales" w:date="2025-07-28T07:07:00Z">
              <w:rPr>
                <w:color w:val="9E880D"/>
              </w:rPr>
            </w:rPrChange>
          </w:rPr>
          <w:br/>
          <w:t>@Entity</w:t>
        </w:r>
        <w:r w:rsidRPr="00B978A8">
          <w:rPr>
            <w:color w:val="9E880D"/>
            <w:lang w:val="en-US"/>
            <w:rPrChange w:id="1128" w:author="Carlos Rosales" w:date="2025-07-28T07:07:00Z">
              <w:rPr>
                <w:color w:val="9E880D"/>
              </w:rPr>
            </w:rPrChange>
          </w:rPr>
          <w:br/>
          <w:t>@Table</w:t>
        </w:r>
        <w:r w:rsidRPr="00B978A8">
          <w:rPr>
            <w:color w:val="080808"/>
            <w:lang w:val="en-US"/>
            <w:rPrChange w:id="1129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130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131" w:author="Carlos Rosales" w:date="2025-07-28T07:07:00Z">
              <w:rPr>
                <w:color w:val="067D17"/>
              </w:rPr>
            </w:rPrChange>
          </w:rPr>
          <w:t>clientes</w:t>
        </w:r>
        <w:proofErr w:type="spellEnd"/>
        <w:r w:rsidRPr="00B978A8">
          <w:rPr>
            <w:color w:val="067D17"/>
            <w:lang w:val="en-US"/>
            <w:rPrChange w:id="1132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133" w:author="Carlos Rosales" w:date="2025-07-28T07:07:00Z">
              <w:rPr>
                <w:color w:val="080808"/>
              </w:rPr>
            </w:rPrChange>
          </w:rPr>
          <w:t xml:space="preserve">, schema = </w:t>
        </w:r>
        <w:r w:rsidRPr="00B978A8">
          <w:rPr>
            <w:color w:val="067D17"/>
            <w:lang w:val="en-US"/>
            <w:rPrChange w:id="1134" w:author="Carlos Rosales" w:date="2025-07-28T07:07:00Z">
              <w:rPr>
                <w:color w:val="067D17"/>
              </w:rPr>
            </w:rPrChange>
          </w:rPr>
          <w:t>"public"</w:t>
        </w:r>
        <w:r w:rsidRPr="00B978A8">
          <w:rPr>
            <w:color w:val="080808"/>
            <w:lang w:val="en-US"/>
            <w:rPrChange w:id="1135" w:author="Carlos Rosales" w:date="2025-07-28T07:07:00Z">
              <w:rPr>
                <w:color w:val="080808"/>
              </w:rPr>
            </w:rPrChange>
          </w:rPr>
          <w:t xml:space="preserve">, catalog = </w:t>
        </w:r>
        <w:r w:rsidRPr="00B978A8">
          <w:rPr>
            <w:color w:val="067D17"/>
            <w:lang w:val="en-US"/>
            <w:rPrChange w:id="1136" w:author="Carlos Rosales" w:date="2025-07-28T07:07:00Z">
              <w:rPr>
                <w:color w:val="067D17"/>
              </w:rPr>
            </w:rPrChange>
          </w:rPr>
          <w:t>"orders"</w:t>
        </w:r>
        <w:r w:rsidRPr="00B978A8">
          <w:rPr>
            <w:color w:val="080808"/>
            <w:lang w:val="en-US"/>
            <w:rPrChange w:id="113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13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lang w:val="en-US"/>
            <w:rPrChange w:id="1139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lang w:val="en-US"/>
            <w:rPrChange w:id="1140" w:author="Carlos Rosales" w:date="2025-07-28T07:07:00Z">
              <w:rPr>
                <w:color w:val="000000"/>
              </w:rPr>
            </w:rPrChange>
          </w:rPr>
          <w:t>Cliente</w:t>
        </w:r>
        <w:proofErr w:type="spellEnd"/>
        <w:r w:rsidRPr="00B978A8">
          <w:rPr>
            <w:color w:val="000000"/>
            <w:lang w:val="en-US"/>
            <w:rPrChange w:id="1141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033B3"/>
            <w:lang w:val="en-US"/>
            <w:rPrChange w:id="1142" w:author="Carlos Rosales" w:date="2025-07-28T07:07:00Z">
              <w:rPr>
                <w:color w:val="0033B3"/>
              </w:rPr>
            </w:rPrChange>
          </w:rPr>
          <w:t xml:space="preserve">implements </w:t>
        </w:r>
        <w:r w:rsidRPr="00B978A8">
          <w:rPr>
            <w:color w:val="000000"/>
            <w:lang w:val="en-US"/>
            <w:rPrChange w:id="1143" w:author="Carlos Rosales" w:date="2025-07-28T07:07:00Z">
              <w:rPr>
                <w:color w:val="000000"/>
              </w:rPr>
            </w:rPrChange>
          </w:rPr>
          <w:t xml:space="preserve">Serializable </w:t>
        </w:r>
        <w:r w:rsidRPr="00B978A8">
          <w:rPr>
            <w:color w:val="080808"/>
            <w:lang w:val="en-US"/>
            <w:rPrChange w:id="1144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lang w:val="en-US"/>
            <w:rPrChange w:id="114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146" w:author="Carlos Rosales" w:date="2025-07-28T07:07:00Z">
              <w:rPr>
                <w:color w:val="9E880D"/>
              </w:rPr>
            </w:rPrChange>
          </w:rPr>
          <w:t>@Serial</w:t>
        </w:r>
        <w:r w:rsidRPr="00B978A8">
          <w:rPr>
            <w:color w:val="9E880D"/>
            <w:lang w:val="en-US"/>
            <w:rPrChange w:id="1147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148" w:author="Carlos Rosales" w:date="2025-07-28T07:07:00Z">
              <w:rPr>
                <w:color w:val="0033B3"/>
              </w:rPr>
            </w:rPrChange>
          </w:rPr>
          <w:t xml:space="preserve">private static final long </w:t>
        </w:r>
        <w:proofErr w:type="spellStart"/>
        <w:r w:rsidRPr="00B978A8">
          <w:rPr>
            <w:i/>
            <w:iCs/>
            <w:color w:val="871094"/>
            <w:lang w:val="en-US"/>
            <w:rPrChange w:id="1149" w:author="Carlos Rosales" w:date="2025-07-28T07:07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B978A8">
          <w:rPr>
            <w:i/>
            <w:iCs/>
            <w:color w:val="871094"/>
            <w:lang w:val="en-US"/>
            <w:rPrChange w:id="1150" w:author="Carlos Rosales" w:date="2025-07-28T07:07:00Z">
              <w:rPr>
                <w:i/>
                <w:iCs/>
                <w:color w:val="871094"/>
              </w:rPr>
            </w:rPrChange>
          </w:rPr>
          <w:t xml:space="preserve"> </w:t>
        </w:r>
        <w:r w:rsidRPr="00B978A8">
          <w:rPr>
            <w:color w:val="080808"/>
            <w:lang w:val="en-US"/>
            <w:rPrChange w:id="1151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1750EB"/>
            <w:lang w:val="en-US"/>
            <w:rPrChange w:id="1152" w:author="Carlos Rosales" w:date="2025-07-28T07:07:00Z">
              <w:rPr>
                <w:color w:val="1750EB"/>
              </w:rPr>
            </w:rPrChange>
          </w:rPr>
          <w:t>1L</w:t>
        </w:r>
        <w:r w:rsidRPr="00B978A8">
          <w:rPr>
            <w:color w:val="080808"/>
            <w:lang w:val="en-US"/>
            <w:rPrChange w:id="115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5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155" w:author="Carlos Rosales" w:date="2025-07-28T07:07:00Z">
              <w:rPr>
                <w:color w:val="9E880D"/>
              </w:rPr>
            </w:rPrChange>
          </w:rPr>
          <w:t>@Id</w:t>
        </w:r>
        <w:r w:rsidRPr="00B978A8">
          <w:rPr>
            <w:color w:val="9E880D"/>
            <w:lang w:val="en-US"/>
            <w:rPrChange w:id="1156" w:author="Carlos Rosales" w:date="2025-07-28T07:07:00Z">
              <w:rPr>
                <w:color w:val="9E880D"/>
              </w:rPr>
            </w:rPrChange>
          </w:rPr>
          <w:br/>
          <w:t xml:space="preserve">    @GeneratedValue</w:t>
        </w:r>
        <w:r w:rsidRPr="00B978A8">
          <w:rPr>
            <w:color w:val="080808"/>
            <w:lang w:val="en-US"/>
            <w:rPrChange w:id="1157" w:author="Carlos Rosales" w:date="2025-07-28T07:07:00Z">
              <w:rPr>
                <w:color w:val="080808"/>
              </w:rPr>
            </w:rPrChange>
          </w:rPr>
          <w:t xml:space="preserve">(strategy = </w:t>
        </w:r>
        <w:proofErr w:type="spellStart"/>
        <w:r w:rsidRPr="00B978A8">
          <w:rPr>
            <w:color w:val="000000"/>
            <w:lang w:val="en-US"/>
            <w:rPrChange w:id="1158" w:author="Carlos Rosales" w:date="2025-07-28T07:07:00Z">
              <w:rPr>
                <w:color w:val="000000"/>
              </w:rPr>
            </w:rPrChange>
          </w:rPr>
          <w:t>GenerationType</w:t>
        </w:r>
        <w:r w:rsidRPr="00B978A8">
          <w:rPr>
            <w:color w:val="080808"/>
            <w:lang w:val="en-US"/>
            <w:rPrChange w:id="1159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lang w:val="en-US"/>
            <w:rPrChange w:id="1160" w:author="Carlos Rosales" w:date="2025-07-28T07:07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B978A8">
          <w:rPr>
            <w:color w:val="080808"/>
            <w:lang w:val="en-US"/>
            <w:rPrChange w:id="1161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i/>
            <w:iCs/>
            <w:color w:val="8C8C8C"/>
            <w:lang w:val="en-US"/>
            <w:rPrChange w:id="1162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163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164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lang w:val="en-US"/>
            <w:rPrChange w:id="1165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lang w:val="en-US"/>
            <w:rPrChange w:id="116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6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168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169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170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171" w:author="Carlos Rosales" w:date="2025-07-28T07:07:00Z">
              <w:rPr>
                <w:color w:val="067D17"/>
              </w:rPr>
            </w:rPrChange>
          </w:rPr>
          <w:t>nombre</w:t>
        </w:r>
        <w:proofErr w:type="spellEnd"/>
        <w:r w:rsidRPr="00B978A8">
          <w:rPr>
            <w:color w:val="067D17"/>
            <w:lang w:val="en-US"/>
            <w:rPrChange w:id="1172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173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174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175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176" w:author="Carlos Rosales" w:date="2025-07-28T07:07:00Z">
              <w:rPr>
                <w:color w:val="1750EB"/>
              </w:rPr>
            </w:rPrChange>
          </w:rPr>
          <w:t>50</w:t>
        </w:r>
        <w:r w:rsidRPr="00B978A8">
          <w:rPr>
            <w:color w:val="080808"/>
            <w:lang w:val="en-US"/>
            <w:rPrChange w:id="117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178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179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180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1181" w:author="Carlos Rosales" w:date="2025-07-28T07:07:00Z">
              <w:rPr>
                <w:color w:val="871094"/>
              </w:rPr>
            </w:rPrChange>
          </w:rPr>
          <w:t>nombre</w:t>
        </w:r>
        <w:proofErr w:type="spellEnd"/>
        <w:r w:rsidRPr="00B978A8">
          <w:rPr>
            <w:color w:val="080808"/>
            <w:lang w:val="en-US"/>
            <w:rPrChange w:id="1182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8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184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185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186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187" w:author="Carlos Rosales" w:date="2025-07-28T07:07:00Z">
              <w:rPr>
                <w:color w:val="067D17"/>
              </w:rPr>
            </w:rPrChange>
          </w:rPr>
          <w:t>direccion</w:t>
        </w:r>
        <w:proofErr w:type="spellEnd"/>
        <w:r w:rsidRPr="00B978A8">
          <w:rPr>
            <w:color w:val="067D17"/>
            <w:lang w:val="en-US"/>
            <w:rPrChange w:id="1188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189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190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191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192" w:author="Carlos Rosales" w:date="2025-07-28T07:07:00Z">
              <w:rPr>
                <w:color w:val="1750EB"/>
              </w:rPr>
            </w:rPrChange>
          </w:rPr>
          <w:t>150</w:t>
        </w:r>
        <w:r w:rsidRPr="00B978A8">
          <w:rPr>
            <w:color w:val="080808"/>
            <w:lang w:val="en-US"/>
            <w:rPrChange w:id="1193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19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195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196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1197" w:author="Carlos Rosales" w:date="2025-07-28T07:07:00Z">
              <w:rPr>
                <w:color w:val="871094"/>
              </w:rPr>
            </w:rPrChange>
          </w:rPr>
          <w:t>direccion</w:t>
        </w:r>
        <w:proofErr w:type="spellEnd"/>
        <w:r w:rsidRPr="00B978A8">
          <w:rPr>
            <w:color w:val="080808"/>
            <w:lang w:val="en-US"/>
            <w:rPrChange w:id="119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199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200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201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202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203" w:author="Carlos Rosales" w:date="2025-07-28T07:07:00Z">
              <w:rPr>
                <w:color w:val="067D17"/>
              </w:rPr>
            </w:rPrChange>
          </w:rPr>
          <w:t>telefono</w:t>
        </w:r>
        <w:proofErr w:type="spellEnd"/>
        <w:r w:rsidRPr="00B978A8">
          <w:rPr>
            <w:color w:val="067D17"/>
            <w:lang w:val="en-US"/>
            <w:rPrChange w:id="1204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205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206" w:author="Carlos Rosales" w:date="2025-07-28T07:07:00Z">
              <w:rPr>
                <w:color w:val="0033B3"/>
              </w:rPr>
            </w:rPrChange>
          </w:rPr>
          <w:t>true</w:t>
        </w:r>
        <w:r w:rsidRPr="00B978A8">
          <w:rPr>
            <w:color w:val="080808"/>
            <w:lang w:val="en-US"/>
            <w:rPrChange w:id="1207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208" w:author="Carlos Rosales" w:date="2025-07-28T07:07:00Z">
              <w:rPr>
                <w:color w:val="1750EB"/>
              </w:rPr>
            </w:rPrChange>
          </w:rPr>
          <w:t>12</w:t>
        </w:r>
        <w:r w:rsidRPr="00B978A8">
          <w:rPr>
            <w:color w:val="080808"/>
            <w:lang w:val="en-US"/>
            <w:rPrChange w:id="1209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210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211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212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1213" w:author="Carlos Rosales" w:date="2025-07-28T07:07:00Z">
              <w:rPr>
                <w:color w:val="871094"/>
              </w:rPr>
            </w:rPrChange>
          </w:rPr>
          <w:t>telefono</w:t>
        </w:r>
        <w:proofErr w:type="spellEnd"/>
        <w:r w:rsidRPr="00B978A8">
          <w:rPr>
            <w:color w:val="080808"/>
            <w:lang w:val="en-US"/>
            <w:rPrChange w:id="121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21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216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217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218" w:author="Carlos Rosales" w:date="2025-07-28T07:07:00Z">
              <w:rPr>
                <w:color w:val="067D17"/>
              </w:rPr>
            </w:rPrChange>
          </w:rPr>
          <w:t>"email"</w:t>
        </w:r>
        <w:r w:rsidRPr="00B978A8">
          <w:rPr>
            <w:color w:val="080808"/>
            <w:lang w:val="en-US"/>
            <w:rPrChange w:id="1219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220" w:author="Carlos Rosales" w:date="2025-07-28T07:07:00Z">
              <w:rPr>
                <w:color w:val="0033B3"/>
              </w:rPr>
            </w:rPrChange>
          </w:rPr>
          <w:t>true</w:t>
        </w:r>
        <w:r w:rsidRPr="00B978A8">
          <w:rPr>
            <w:color w:val="080808"/>
            <w:lang w:val="en-US"/>
            <w:rPrChange w:id="1221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222" w:author="Carlos Rosales" w:date="2025-07-28T07:07:00Z">
              <w:rPr>
                <w:color w:val="1750EB"/>
              </w:rPr>
            </w:rPrChange>
          </w:rPr>
          <w:t>50</w:t>
        </w:r>
        <w:r w:rsidRPr="00B978A8">
          <w:rPr>
            <w:color w:val="080808"/>
            <w:lang w:val="en-US"/>
            <w:rPrChange w:id="1223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224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225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226" w:author="Carlos Rosales" w:date="2025-07-28T07:07:00Z">
              <w:rPr>
                <w:color w:val="000000"/>
              </w:rPr>
            </w:rPrChange>
          </w:rPr>
          <w:t xml:space="preserve">String </w:t>
        </w:r>
        <w:r w:rsidRPr="00B978A8">
          <w:rPr>
            <w:color w:val="871094"/>
            <w:lang w:val="en-US"/>
            <w:rPrChange w:id="1227" w:author="Carlos Rosales" w:date="2025-07-28T07:07:00Z">
              <w:rPr>
                <w:color w:val="871094"/>
              </w:rPr>
            </w:rPrChange>
          </w:rPr>
          <w:t>email</w:t>
        </w:r>
        <w:r w:rsidRPr="00B978A8">
          <w:rPr>
            <w:color w:val="080808"/>
            <w:lang w:val="en-US"/>
            <w:rPrChange w:id="122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229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lang w:val="en-US"/>
            <w:rPrChange w:id="1230" w:author="Carlos Rosales" w:date="2025-07-28T07:07:00Z">
              <w:rPr>
                <w:color w:val="9E880D"/>
              </w:rPr>
            </w:rPrChange>
          </w:rPr>
          <w:t>@Column</w:t>
        </w:r>
        <w:r w:rsidRPr="00B978A8">
          <w:rPr>
            <w:color w:val="080808"/>
            <w:lang w:val="en-US"/>
            <w:rPrChange w:id="1231" w:author="Carlos Rosales" w:date="2025-07-28T07:07:00Z">
              <w:rPr>
                <w:color w:val="080808"/>
              </w:rPr>
            </w:rPrChange>
          </w:rPr>
          <w:t xml:space="preserve">(name = </w:t>
        </w:r>
        <w:r w:rsidRPr="00B978A8">
          <w:rPr>
            <w:color w:val="067D17"/>
            <w:lang w:val="en-US"/>
            <w:rPrChange w:id="1232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lang w:val="en-US"/>
            <w:rPrChange w:id="1233" w:author="Carlos Rosales" w:date="2025-07-28T07:07:00Z">
              <w:rPr>
                <w:color w:val="067D17"/>
              </w:rPr>
            </w:rPrChange>
          </w:rPr>
          <w:t>tipo_cliente</w:t>
        </w:r>
        <w:proofErr w:type="spellEnd"/>
        <w:r w:rsidRPr="00B978A8">
          <w:rPr>
            <w:color w:val="067D17"/>
            <w:lang w:val="en-US"/>
            <w:rPrChange w:id="1234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lang w:val="en-US"/>
            <w:rPrChange w:id="1235" w:author="Carlos Rosales" w:date="2025-07-28T07:07:00Z">
              <w:rPr>
                <w:color w:val="080808"/>
              </w:rPr>
            </w:rPrChange>
          </w:rPr>
          <w:t xml:space="preserve">, nullable = </w:t>
        </w:r>
        <w:r w:rsidRPr="00B978A8">
          <w:rPr>
            <w:color w:val="0033B3"/>
            <w:lang w:val="en-US"/>
            <w:rPrChange w:id="1236" w:author="Carlos Rosales" w:date="2025-07-28T07:07:00Z">
              <w:rPr>
                <w:color w:val="0033B3"/>
              </w:rPr>
            </w:rPrChange>
          </w:rPr>
          <w:t>false</w:t>
        </w:r>
        <w:r w:rsidRPr="00B978A8">
          <w:rPr>
            <w:color w:val="080808"/>
            <w:lang w:val="en-US"/>
            <w:rPrChange w:id="1237" w:author="Carlos Rosales" w:date="2025-07-28T07:07:00Z">
              <w:rPr>
                <w:color w:val="080808"/>
              </w:rPr>
            </w:rPrChange>
          </w:rPr>
          <w:t xml:space="preserve">, length = </w:t>
        </w:r>
        <w:r w:rsidRPr="00B978A8">
          <w:rPr>
            <w:color w:val="1750EB"/>
            <w:lang w:val="en-US"/>
            <w:rPrChange w:id="1238" w:author="Carlos Rosales" w:date="2025-07-28T07:07:00Z">
              <w:rPr>
                <w:color w:val="1750EB"/>
              </w:rPr>
            </w:rPrChange>
          </w:rPr>
          <w:t>1</w:t>
        </w:r>
        <w:r w:rsidRPr="00B978A8">
          <w:rPr>
            <w:color w:val="080808"/>
            <w:lang w:val="en-US"/>
            <w:rPrChange w:id="1239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lang w:val="en-US"/>
            <w:rPrChange w:id="1240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lang w:val="en-US"/>
            <w:rPrChange w:id="1241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lang w:val="en-US"/>
            <w:rPrChange w:id="1242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lang w:val="en-US"/>
            <w:rPrChange w:id="1243" w:author="Carlos Rosales" w:date="2025-07-28T07:07:00Z">
              <w:rPr>
                <w:color w:val="871094"/>
              </w:rPr>
            </w:rPrChange>
          </w:rPr>
          <w:t>tipoCliente</w:t>
        </w:r>
        <w:proofErr w:type="spellEnd"/>
        <w:r w:rsidRPr="00B978A8">
          <w:rPr>
            <w:color w:val="080808"/>
            <w:lang w:val="en-US"/>
            <w:rPrChange w:id="124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lang w:val="en-US"/>
            <w:rPrChange w:id="1245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09B5A136" w14:textId="29F24DA9" w:rsidR="00543FF2" w:rsidRDefault="00543FF2" w:rsidP="00543FF2">
      <w:pPr>
        <w:pStyle w:val="Prrafodelista"/>
        <w:numPr>
          <w:ilvl w:val="0"/>
          <w:numId w:val="6"/>
        </w:numPr>
        <w:spacing w:line="240" w:lineRule="auto"/>
        <w:jc w:val="left"/>
        <w:rPr>
          <w:ins w:id="1246" w:author="Carlos Rosales" w:date="2025-07-23T09:50:00Z"/>
          <w:b/>
          <w:bCs/>
        </w:rPr>
      </w:pPr>
      <w:ins w:id="1247" w:author="Carlos Rosales" w:date="2025-07-23T09:41:00Z">
        <w:r w:rsidRPr="00011C3E">
          <w:rPr>
            <w:b/>
            <w:bCs/>
          </w:rPr>
          <w:lastRenderedPageBreak/>
          <w:t>Se creó la clase “</w:t>
        </w:r>
        <w:r>
          <w:rPr>
            <w:b/>
            <w:bCs/>
          </w:rPr>
          <w:t>Orden</w:t>
        </w:r>
        <w:r w:rsidRPr="00011C3E">
          <w:rPr>
            <w:b/>
            <w:bCs/>
          </w:rPr>
          <w:t>.java”</w:t>
        </w:r>
      </w:ins>
    </w:p>
    <w:p w14:paraId="010CC4F0" w14:textId="77777777" w:rsidR="003C19A1" w:rsidRDefault="003C19A1">
      <w:pPr>
        <w:pStyle w:val="HTMLconformatoprevio"/>
        <w:shd w:val="clear" w:color="auto" w:fill="FFFFFF"/>
        <w:rPr>
          <w:ins w:id="1248" w:author="Carlos Rosales" w:date="2025-07-23T09:50:00Z"/>
          <w:color w:val="080808"/>
        </w:rPr>
        <w:pPrChange w:id="1249" w:author="Carlos Rosales" w:date="2025-07-23T09:50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1250" w:author="Carlos Rosales" w:date="2025-07-23T09:50:00Z">
        <w:r>
          <w:rPr>
            <w:color w:val="0033B3"/>
          </w:rPr>
          <w:t>package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com.devsoft.orders_api.entities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jakarta.persistence</w:t>
        </w:r>
        <w:proofErr w:type="spellEnd"/>
        <w:r>
          <w:rPr>
            <w:color w:val="080808"/>
          </w:rPr>
          <w:t>.*;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lombok.AllArgsConstructor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lombok.Getter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lombok.NoArgsConstructor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lombok.Setter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java.io.Serializable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java.math.BigDecimal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java.time.LocalDate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java.time.LocalTime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  <w:t>@Setter</w:t>
        </w:r>
        <w:r>
          <w:rPr>
            <w:color w:val="080808"/>
          </w:rPr>
          <w:br/>
          <w:t>@Getter</w:t>
        </w:r>
        <w:r>
          <w:rPr>
            <w:color w:val="080808"/>
          </w:rPr>
          <w:br/>
          <w:t>@NoArgsConstructor</w:t>
        </w:r>
        <w:r>
          <w:rPr>
            <w:color w:val="080808"/>
          </w:rPr>
          <w:br/>
          <w:t>@AllArgsConstructor</w:t>
        </w:r>
        <w:r>
          <w:rPr>
            <w:color w:val="080808"/>
          </w:rPr>
          <w:br/>
          <w:t>@Entity</w:t>
        </w:r>
        <w:r>
          <w:rPr>
            <w:color w:val="080808"/>
          </w:rPr>
          <w:br/>
          <w:t xml:space="preserve">@Table(name = </w:t>
        </w:r>
        <w:r>
          <w:rPr>
            <w:color w:val="067D17"/>
          </w:rPr>
          <w:t>"ordenes"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schema</w:t>
        </w:r>
        <w:proofErr w:type="spellEnd"/>
        <w:r>
          <w:rPr>
            <w:color w:val="080808"/>
          </w:rPr>
          <w:t xml:space="preserve"> = </w:t>
        </w:r>
        <w:r>
          <w:rPr>
            <w:color w:val="067D17"/>
          </w:rPr>
          <w:t>"</w:t>
        </w:r>
        <w:proofErr w:type="spellStart"/>
        <w:r>
          <w:rPr>
            <w:color w:val="067D17"/>
          </w:rPr>
          <w:t>public</w:t>
        </w:r>
        <w:proofErr w:type="spellEnd"/>
        <w:r>
          <w:rPr>
            <w:color w:val="067D17"/>
          </w:rPr>
          <w:t>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catalog</w:t>
        </w:r>
        <w:proofErr w:type="spellEnd"/>
        <w:r>
          <w:rPr>
            <w:color w:val="080808"/>
          </w:rPr>
          <w:t xml:space="preserve"> = </w:t>
        </w:r>
        <w:r>
          <w:rPr>
            <w:color w:val="067D17"/>
          </w:rPr>
          <w:t>"</w:t>
        </w:r>
        <w:proofErr w:type="spellStart"/>
        <w:r>
          <w:rPr>
            <w:color w:val="067D17"/>
          </w:rPr>
          <w:t>orders</w:t>
        </w:r>
        <w:proofErr w:type="spellEnd"/>
        <w:r>
          <w:rPr>
            <w:color w:val="067D17"/>
          </w:rPr>
          <w:t>"</w:t>
        </w:r>
        <w:r>
          <w:rPr>
            <w:color w:val="080808"/>
          </w:rPr>
          <w:t>)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public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33B3"/>
          </w:rPr>
          <w:t>class</w:t>
        </w:r>
        <w:proofErr w:type="spellEnd"/>
        <w:r>
          <w:rPr>
            <w:color w:val="0033B3"/>
          </w:rPr>
          <w:t xml:space="preserve"> </w:t>
        </w:r>
        <w:r>
          <w:rPr>
            <w:color w:val="080808"/>
          </w:rPr>
          <w:t xml:space="preserve">Orden </w:t>
        </w:r>
        <w:proofErr w:type="spellStart"/>
        <w:r>
          <w:rPr>
            <w:color w:val="0033B3"/>
          </w:rPr>
          <w:t>implements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Serializable</w:t>
        </w:r>
        <w:proofErr w:type="spellEnd"/>
        <w:r>
          <w:rPr>
            <w:color w:val="080808"/>
          </w:rPr>
          <w:t xml:space="preserve"> {</w:t>
        </w:r>
        <w:r>
          <w:rPr>
            <w:color w:val="080808"/>
          </w:rPr>
          <w:br/>
          <w:t xml:space="preserve">    @Id</w:t>
        </w:r>
        <w:r>
          <w:rPr>
            <w:color w:val="080808"/>
          </w:rPr>
          <w:br/>
          <w:t xml:space="preserve">    @GeneratedValue(strategy = </w:t>
        </w:r>
        <w:proofErr w:type="spellStart"/>
        <w:r>
          <w:rPr>
            <w:color w:val="080808"/>
          </w:rPr>
          <w:t>GenerationType.IDENTITY</w:t>
        </w:r>
        <w:proofErr w:type="spellEnd"/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r>
          <w:rPr>
            <w:color w:val="080808"/>
          </w:rPr>
          <w:t>Long id;</w:t>
        </w:r>
        <w:r>
          <w:rPr>
            <w:color w:val="080808"/>
          </w:rPr>
          <w:br/>
          <w:t xml:space="preserve">    @Column(name = </w:t>
        </w:r>
        <w:r>
          <w:rPr>
            <w:color w:val="067D17"/>
          </w:rPr>
          <w:t>"correlativo"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length</w:t>
        </w:r>
        <w:proofErr w:type="spellEnd"/>
        <w:r>
          <w:rPr>
            <w:color w:val="080808"/>
          </w:rPr>
          <w:t xml:space="preserve"> = </w:t>
        </w:r>
        <w:r>
          <w:rPr>
            <w:color w:val="1750EB"/>
          </w:rPr>
          <w:t>10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String</w:t>
        </w:r>
        <w:proofErr w:type="spellEnd"/>
        <w:r>
          <w:rPr>
            <w:color w:val="080808"/>
          </w:rPr>
          <w:t xml:space="preserve"> correlativo;</w:t>
        </w:r>
        <w:r>
          <w:rPr>
            <w:color w:val="080808"/>
          </w:rPr>
          <w:br/>
          <w:t xml:space="preserve">    @Column(name = </w:t>
        </w:r>
        <w:r>
          <w:rPr>
            <w:color w:val="067D17"/>
          </w:rPr>
          <w:t>"fecha"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LocalDate</w:t>
        </w:r>
        <w:proofErr w:type="spellEnd"/>
        <w:r>
          <w:rPr>
            <w:color w:val="080808"/>
          </w:rPr>
          <w:t xml:space="preserve"> fecha;</w:t>
        </w:r>
        <w:r>
          <w:rPr>
            <w:color w:val="080808"/>
          </w:rPr>
          <w:br/>
          <w:t xml:space="preserve">    @Column(name = </w:t>
        </w:r>
        <w:r>
          <w:rPr>
            <w:color w:val="067D17"/>
          </w:rPr>
          <w:t>"hora"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LocalTime</w:t>
        </w:r>
        <w:proofErr w:type="spellEnd"/>
        <w:r>
          <w:rPr>
            <w:color w:val="080808"/>
          </w:rPr>
          <w:t xml:space="preserve"> hora;</w:t>
        </w:r>
        <w:r>
          <w:rPr>
            <w:color w:val="080808"/>
          </w:rPr>
          <w:br/>
          <w:t xml:space="preserve">    @Column(name = </w:t>
        </w:r>
        <w:r>
          <w:rPr>
            <w:color w:val="067D17"/>
          </w:rPr>
          <w:t>"estado"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length</w:t>
        </w:r>
        <w:proofErr w:type="spellEnd"/>
        <w:r>
          <w:rPr>
            <w:color w:val="080808"/>
          </w:rPr>
          <w:t xml:space="preserve"> = </w:t>
        </w:r>
        <w:r>
          <w:rPr>
            <w:color w:val="1750EB"/>
          </w:rPr>
          <w:t>1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String</w:t>
        </w:r>
        <w:proofErr w:type="spellEnd"/>
        <w:r>
          <w:rPr>
            <w:color w:val="080808"/>
          </w:rPr>
          <w:t xml:space="preserve"> estado;</w:t>
        </w:r>
        <w:r>
          <w:rPr>
            <w:color w:val="080808"/>
          </w:rPr>
          <w:br/>
          <w:t xml:space="preserve">    @Column(name = </w:t>
        </w:r>
        <w:r>
          <w:rPr>
            <w:color w:val="067D17"/>
          </w:rPr>
          <w:t>"total"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precision</w:t>
        </w:r>
        <w:proofErr w:type="spellEnd"/>
        <w:r>
          <w:rPr>
            <w:color w:val="080808"/>
          </w:rPr>
          <w:t xml:space="preserve"> = </w:t>
        </w:r>
        <w:r>
          <w:rPr>
            <w:color w:val="1750EB"/>
          </w:rPr>
          <w:t>10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scale</w:t>
        </w:r>
        <w:proofErr w:type="spellEnd"/>
        <w:r>
          <w:rPr>
            <w:color w:val="080808"/>
          </w:rPr>
          <w:t xml:space="preserve"> = </w:t>
        </w:r>
        <w:r>
          <w:rPr>
            <w:color w:val="1750EB"/>
          </w:rPr>
          <w:t>2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80808"/>
          </w:rPr>
          <w:t>BigDecimal</w:t>
        </w:r>
        <w:proofErr w:type="spellEnd"/>
        <w:r>
          <w:rPr>
            <w:color w:val="080808"/>
          </w:rPr>
          <w:t xml:space="preserve"> total;</w:t>
        </w:r>
        <w:r>
          <w:rPr>
            <w:color w:val="080808"/>
          </w:rPr>
          <w:br/>
          <w:t xml:space="preserve">    @ManyToOne(fetch = </w:t>
        </w:r>
        <w:proofErr w:type="spellStart"/>
        <w:r>
          <w:rPr>
            <w:color w:val="080808"/>
          </w:rPr>
          <w:t>FetchType.LAZY</w:t>
        </w:r>
        <w:proofErr w:type="spellEnd"/>
        <w:r>
          <w:rPr>
            <w:color w:val="080808"/>
          </w:rPr>
          <w:t>)</w:t>
        </w:r>
        <w:r>
          <w:rPr>
            <w:color w:val="080808"/>
          </w:rPr>
          <w:br/>
          <w:t xml:space="preserve">    @JoinColumn(name = </w:t>
        </w:r>
        <w:r>
          <w:rPr>
            <w:color w:val="067D17"/>
          </w:rPr>
          <w:t>"</w:t>
        </w:r>
        <w:proofErr w:type="spellStart"/>
        <w:r>
          <w:rPr>
            <w:color w:val="067D17"/>
          </w:rPr>
          <w:t>cliente_id</w:t>
        </w:r>
        <w:proofErr w:type="spellEnd"/>
        <w:r>
          <w:rPr>
            <w:color w:val="067D17"/>
          </w:rPr>
          <w:t>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referencedColumnName</w:t>
        </w:r>
        <w:proofErr w:type="spellEnd"/>
        <w:r>
          <w:rPr>
            <w:color w:val="080808"/>
          </w:rPr>
          <w:t xml:space="preserve"> = </w:t>
        </w:r>
        <w:r>
          <w:rPr>
            <w:color w:val="067D17"/>
          </w:rPr>
          <w:t>"id"</w:t>
        </w:r>
        <w:r>
          <w:rPr>
            <w:color w:val="080808"/>
          </w:rPr>
          <w:t xml:space="preserve">, </w:t>
        </w:r>
        <w:proofErr w:type="spellStart"/>
        <w:r>
          <w:rPr>
            <w:color w:val="080808"/>
          </w:rPr>
          <w:t>nullable</w:t>
        </w:r>
        <w:proofErr w:type="spellEnd"/>
        <w:r>
          <w:rPr>
            <w:color w:val="080808"/>
          </w:rPr>
          <w:t xml:space="preserve"> = </w:t>
        </w:r>
        <w:r>
          <w:rPr>
            <w:color w:val="0033B3"/>
          </w:rPr>
          <w:t>false</w:t>
        </w:r>
        <w:r>
          <w:rPr>
            <w:color w:val="080808"/>
          </w:rPr>
          <w:t>)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r>
          <w:rPr>
            <w:color w:val="080808"/>
          </w:rPr>
          <w:t xml:space="preserve">Cliente </w:t>
        </w:r>
        <w:proofErr w:type="spellStart"/>
        <w:r>
          <w:rPr>
            <w:color w:val="080808"/>
          </w:rPr>
          <w:t>cliente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r>
          <w:rPr>
            <w:color w:val="080808"/>
          </w:rPr>
          <w:t xml:space="preserve">Mesa </w:t>
        </w:r>
        <w:proofErr w:type="spellStart"/>
        <w:r>
          <w:rPr>
            <w:color w:val="080808"/>
          </w:rPr>
          <w:t>mesa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r>
          <w:rPr>
            <w:color w:val="080808"/>
          </w:rPr>
          <w:t xml:space="preserve">Usuario </w:t>
        </w:r>
        <w:proofErr w:type="spellStart"/>
        <w:r>
          <w:rPr>
            <w:color w:val="080808"/>
          </w:rPr>
          <w:t>usuario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  <w:t xml:space="preserve">    </w:t>
        </w:r>
        <w:r>
          <w:rPr>
            <w:i/>
            <w:iCs/>
            <w:color w:val="8C8C8C"/>
          </w:rPr>
          <w:t xml:space="preserve">//relación con </w:t>
        </w:r>
        <w:proofErr w:type="spellStart"/>
        <w:r>
          <w:rPr>
            <w:i/>
            <w:iCs/>
            <w:color w:val="8C8C8C"/>
          </w:rPr>
          <w:t>detalleOrden</w:t>
        </w:r>
        <w:proofErr w:type="spellEnd"/>
        <w:r>
          <w:rPr>
            <w:i/>
            <w:iCs/>
            <w:color w:val="8C8C8C"/>
          </w:rPr>
          <w:br/>
        </w:r>
        <w:r>
          <w:rPr>
            <w:color w:val="080808"/>
          </w:rPr>
          <w:t>}</w:t>
        </w:r>
      </w:ins>
    </w:p>
    <w:p w14:paraId="6B28B5A0" w14:textId="77777777" w:rsidR="00D26D31" w:rsidRPr="00D26D31" w:rsidRDefault="00D26D31">
      <w:pPr>
        <w:spacing w:line="240" w:lineRule="auto"/>
        <w:ind w:firstLine="0"/>
        <w:jc w:val="left"/>
        <w:rPr>
          <w:ins w:id="1251" w:author="Carlos Rosales" w:date="2025-07-23T08:19:00Z"/>
          <w:b/>
          <w:bCs/>
          <w:rPrChange w:id="1252" w:author="Carlos Rosales" w:date="2025-07-23T09:27:00Z">
            <w:rPr>
              <w:ins w:id="1253" w:author="Carlos Rosales" w:date="2025-07-23T08:19:00Z"/>
            </w:rPr>
          </w:rPrChange>
        </w:rPr>
        <w:pPrChange w:id="1254" w:author="Carlos Rosales" w:date="2025-07-23T09:27:00Z">
          <w:pPr>
            <w:numPr>
              <w:numId w:val="3"/>
            </w:numPr>
            <w:tabs>
              <w:tab w:val="num" w:pos="720"/>
            </w:tabs>
            <w:spacing w:line="240" w:lineRule="auto"/>
            <w:ind w:left="720" w:hanging="720"/>
            <w:jc w:val="left"/>
          </w:pPr>
        </w:pPrChange>
      </w:pPr>
    </w:p>
    <w:p w14:paraId="44A3A515" w14:textId="2228506D" w:rsidR="00E33DFB" w:rsidRDefault="00E33DFB" w:rsidP="00E33DFB">
      <w:pPr>
        <w:pStyle w:val="Prrafodelista"/>
        <w:numPr>
          <w:ilvl w:val="0"/>
          <w:numId w:val="6"/>
        </w:numPr>
        <w:spacing w:line="240" w:lineRule="auto"/>
        <w:jc w:val="left"/>
        <w:rPr>
          <w:ins w:id="1255" w:author="Carlos Rosales" w:date="2025-07-24T07:08:00Z"/>
          <w:b/>
          <w:bCs/>
        </w:rPr>
      </w:pPr>
      <w:ins w:id="1256" w:author="Carlos Rosales" w:date="2025-07-24T07:08:00Z">
        <w:r w:rsidRPr="00011C3E">
          <w:rPr>
            <w:b/>
            <w:bCs/>
          </w:rPr>
          <w:t>Se creó la clase “</w:t>
        </w:r>
      </w:ins>
      <w:ins w:id="1257" w:author="Carlos Rosales" w:date="2025-07-24T07:09:00Z">
        <w:r>
          <w:rPr>
            <w:b/>
            <w:bCs/>
          </w:rPr>
          <w:t>DetalleOrden</w:t>
        </w:r>
      </w:ins>
      <w:ins w:id="1258" w:author="Carlos Rosales" w:date="2025-07-24T07:08:00Z">
        <w:r w:rsidRPr="00011C3E">
          <w:rPr>
            <w:b/>
            <w:bCs/>
          </w:rPr>
          <w:t>.java”</w:t>
        </w:r>
      </w:ins>
    </w:p>
    <w:p w14:paraId="06E5D1AB" w14:textId="77777777" w:rsidR="00E33DFB" w:rsidRPr="00611FF6" w:rsidRDefault="00E33DFB">
      <w:pPr>
        <w:pStyle w:val="HTMLconformatoprevio"/>
        <w:shd w:val="clear" w:color="auto" w:fill="FFFFFF"/>
        <w:rPr>
          <w:ins w:id="1259" w:author="Carlos Rosales" w:date="2025-07-24T07:08:00Z"/>
          <w:color w:val="080808"/>
          <w:sz w:val="18"/>
          <w:szCs w:val="18"/>
          <w:rPrChange w:id="1260" w:author="Carlos Rosales" w:date="2025-07-24T09:34:00Z">
            <w:rPr>
              <w:ins w:id="1261" w:author="Carlos Rosales" w:date="2025-07-24T07:08:00Z"/>
              <w:color w:val="080808"/>
            </w:rPr>
          </w:rPrChange>
        </w:rPr>
        <w:pPrChange w:id="1262" w:author="Carlos Rosales" w:date="2025-07-24T09:34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1263" w:author="Carlos Rosales" w:date="2025-07-24T07:08:00Z">
        <w:r w:rsidRPr="00611FF6">
          <w:rPr>
            <w:color w:val="0033B3"/>
            <w:sz w:val="18"/>
            <w:szCs w:val="18"/>
            <w:rPrChange w:id="1264" w:author="Carlos Rosales" w:date="2025-07-24T09:34:00Z">
              <w:rPr>
                <w:color w:val="0033B3"/>
              </w:rPr>
            </w:rPrChange>
          </w:rPr>
          <w:t>package</w:t>
        </w:r>
        <w:proofErr w:type="spellEnd"/>
        <w:r w:rsidRPr="00611FF6">
          <w:rPr>
            <w:color w:val="0033B3"/>
            <w:sz w:val="18"/>
            <w:szCs w:val="18"/>
            <w:rPrChange w:id="1265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66" w:author="Carlos Rosales" w:date="2025-07-24T09:34:00Z">
              <w:rPr>
                <w:color w:val="000000"/>
              </w:rPr>
            </w:rPrChange>
          </w:rPr>
          <w:t>com.devsoft.orders_api.entities</w:t>
        </w:r>
        <w:proofErr w:type="spellEnd"/>
        <w:r w:rsidRPr="00611FF6">
          <w:rPr>
            <w:color w:val="080808"/>
            <w:sz w:val="18"/>
            <w:szCs w:val="18"/>
            <w:rPrChange w:id="1267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268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269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270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271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72" w:author="Carlos Rosales" w:date="2025-07-24T09:34:00Z">
              <w:rPr>
                <w:color w:val="000000"/>
              </w:rPr>
            </w:rPrChange>
          </w:rPr>
          <w:t>com.fasterxml.jackson.annotation.</w:t>
        </w:r>
        <w:r w:rsidRPr="00611FF6">
          <w:rPr>
            <w:color w:val="9E880D"/>
            <w:sz w:val="18"/>
            <w:szCs w:val="18"/>
            <w:rPrChange w:id="1273" w:author="Carlos Rosales" w:date="2025-07-24T09:34:00Z">
              <w:rPr>
                <w:color w:val="9E880D"/>
              </w:rPr>
            </w:rPrChange>
          </w:rPr>
          <w:t>JsonBackReference</w:t>
        </w:r>
        <w:proofErr w:type="spellEnd"/>
        <w:r w:rsidRPr="00611FF6">
          <w:rPr>
            <w:color w:val="080808"/>
            <w:sz w:val="18"/>
            <w:szCs w:val="18"/>
            <w:rPrChange w:id="1274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275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276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277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78" w:author="Carlos Rosales" w:date="2025-07-24T09:34:00Z">
              <w:rPr>
                <w:color w:val="000000"/>
              </w:rPr>
            </w:rPrChange>
          </w:rPr>
          <w:t>jakarta.persistence</w:t>
        </w:r>
        <w:proofErr w:type="spellEnd"/>
        <w:r w:rsidRPr="00611FF6">
          <w:rPr>
            <w:color w:val="000000"/>
            <w:sz w:val="18"/>
            <w:szCs w:val="18"/>
            <w:rPrChange w:id="1279" w:author="Carlos Rosales" w:date="2025-07-24T09:34:00Z">
              <w:rPr>
                <w:color w:val="000000"/>
              </w:rPr>
            </w:rPrChange>
          </w:rPr>
          <w:t>.</w:t>
        </w:r>
        <w:r w:rsidRPr="00611FF6">
          <w:rPr>
            <w:color w:val="080808"/>
            <w:sz w:val="18"/>
            <w:szCs w:val="18"/>
            <w:rPrChange w:id="1280" w:author="Carlos Rosales" w:date="2025-07-24T09:34:00Z">
              <w:rPr>
                <w:color w:val="080808"/>
              </w:rPr>
            </w:rPrChange>
          </w:rPr>
          <w:t>*;</w:t>
        </w:r>
        <w:r w:rsidRPr="00611FF6">
          <w:rPr>
            <w:color w:val="080808"/>
            <w:sz w:val="18"/>
            <w:szCs w:val="18"/>
            <w:rPrChange w:id="1281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282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283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84" w:author="Carlos Rosales" w:date="2025-07-24T09:34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285" w:author="Carlos Rosales" w:date="2025-07-24T09:34:00Z">
              <w:rPr>
                <w:color w:val="9E880D"/>
              </w:rPr>
            </w:rPrChange>
          </w:rPr>
          <w:t>AllArgsConstructor</w:t>
        </w:r>
        <w:proofErr w:type="spellEnd"/>
        <w:r w:rsidRPr="00611FF6">
          <w:rPr>
            <w:color w:val="080808"/>
            <w:sz w:val="18"/>
            <w:szCs w:val="18"/>
            <w:rPrChange w:id="1286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287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288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289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90" w:author="Carlos Rosales" w:date="2025-07-24T09:34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291" w:author="Carlos Rosales" w:date="2025-07-24T09:34:00Z">
              <w:rPr>
                <w:color w:val="9E880D"/>
              </w:rPr>
            </w:rPrChange>
          </w:rPr>
          <w:t>Getter</w:t>
        </w:r>
        <w:proofErr w:type="spellEnd"/>
        <w:r w:rsidRPr="00611FF6">
          <w:rPr>
            <w:color w:val="080808"/>
            <w:sz w:val="18"/>
            <w:szCs w:val="18"/>
            <w:rPrChange w:id="1292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293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294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295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296" w:author="Carlos Rosales" w:date="2025-07-24T09:34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297" w:author="Carlos Rosales" w:date="2025-07-24T09:34:00Z">
              <w:rPr>
                <w:color w:val="9E880D"/>
              </w:rPr>
            </w:rPrChange>
          </w:rPr>
          <w:t>NoArgsConstructor</w:t>
        </w:r>
        <w:proofErr w:type="spellEnd"/>
        <w:r w:rsidRPr="00611FF6">
          <w:rPr>
            <w:color w:val="080808"/>
            <w:sz w:val="18"/>
            <w:szCs w:val="18"/>
            <w:rPrChange w:id="1298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299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300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301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02" w:author="Carlos Rosales" w:date="2025-07-24T09:34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303" w:author="Carlos Rosales" w:date="2025-07-24T09:34:00Z">
              <w:rPr>
                <w:color w:val="9E880D"/>
              </w:rPr>
            </w:rPrChange>
          </w:rPr>
          <w:t>Setter</w:t>
        </w:r>
        <w:proofErr w:type="spellEnd"/>
        <w:r w:rsidRPr="00611FF6">
          <w:rPr>
            <w:color w:val="080808"/>
            <w:sz w:val="18"/>
            <w:szCs w:val="18"/>
            <w:rPrChange w:id="1304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05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306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307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308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09" w:author="Carlos Rosales" w:date="2025-07-24T09:34:00Z">
              <w:rPr>
                <w:color w:val="000000"/>
              </w:rPr>
            </w:rPrChange>
          </w:rPr>
          <w:t>java.io.</w:t>
        </w:r>
        <w:r w:rsidRPr="00611FF6">
          <w:rPr>
            <w:color w:val="9E880D"/>
            <w:sz w:val="18"/>
            <w:szCs w:val="18"/>
            <w:rPrChange w:id="1310" w:author="Carlos Rosales" w:date="2025-07-24T09:34:00Z">
              <w:rPr>
                <w:color w:val="9E880D"/>
              </w:rPr>
            </w:rPrChange>
          </w:rPr>
          <w:t>Serial</w:t>
        </w:r>
        <w:proofErr w:type="spellEnd"/>
        <w:r w:rsidRPr="00611FF6">
          <w:rPr>
            <w:color w:val="080808"/>
            <w:sz w:val="18"/>
            <w:szCs w:val="18"/>
            <w:rPrChange w:id="1311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12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313" w:author="Carlos Rosales" w:date="2025-07-24T09:34:00Z">
              <w:rPr>
                <w:color w:val="0033B3"/>
              </w:rPr>
            </w:rPrChange>
          </w:rPr>
          <w:lastRenderedPageBreak/>
          <w:t>import</w:t>
        </w:r>
        <w:proofErr w:type="spellEnd"/>
        <w:r w:rsidRPr="00611FF6">
          <w:rPr>
            <w:color w:val="0033B3"/>
            <w:sz w:val="18"/>
            <w:szCs w:val="18"/>
            <w:rPrChange w:id="1314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15" w:author="Carlos Rosales" w:date="2025-07-24T09:34:00Z">
              <w:rPr>
                <w:color w:val="000000"/>
              </w:rPr>
            </w:rPrChange>
          </w:rPr>
          <w:t>java.io.Serializable</w:t>
        </w:r>
        <w:proofErr w:type="spellEnd"/>
        <w:r w:rsidRPr="00611FF6">
          <w:rPr>
            <w:color w:val="080808"/>
            <w:sz w:val="18"/>
            <w:szCs w:val="18"/>
            <w:rPrChange w:id="1316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17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318" w:author="Carlos Rosales" w:date="2025-07-24T09:34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319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20" w:author="Carlos Rosales" w:date="2025-07-24T09:34:00Z">
              <w:rPr>
                <w:color w:val="000000"/>
              </w:rPr>
            </w:rPrChange>
          </w:rPr>
          <w:t>java.math.BigDecimal</w:t>
        </w:r>
        <w:proofErr w:type="spellEnd"/>
        <w:r w:rsidRPr="00611FF6">
          <w:rPr>
            <w:color w:val="080808"/>
            <w:sz w:val="18"/>
            <w:szCs w:val="18"/>
            <w:rPrChange w:id="1321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22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323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9E880D"/>
            <w:sz w:val="18"/>
            <w:szCs w:val="18"/>
            <w:rPrChange w:id="1324" w:author="Carlos Rosales" w:date="2025-07-24T09:34:00Z">
              <w:rPr>
                <w:color w:val="9E880D"/>
              </w:rPr>
            </w:rPrChange>
          </w:rPr>
          <w:t>@Setter</w:t>
        </w:r>
        <w:r w:rsidRPr="00611FF6">
          <w:rPr>
            <w:color w:val="9E880D"/>
            <w:sz w:val="18"/>
            <w:szCs w:val="18"/>
            <w:rPrChange w:id="1325" w:author="Carlos Rosales" w:date="2025-07-24T09:34:00Z">
              <w:rPr>
                <w:color w:val="9E880D"/>
              </w:rPr>
            </w:rPrChange>
          </w:rPr>
          <w:br/>
          <w:t>@Getter</w:t>
        </w:r>
        <w:r w:rsidRPr="00611FF6">
          <w:rPr>
            <w:color w:val="9E880D"/>
            <w:sz w:val="18"/>
            <w:szCs w:val="18"/>
            <w:rPrChange w:id="1326" w:author="Carlos Rosales" w:date="2025-07-24T09:34:00Z">
              <w:rPr>
                <w:color w:val="9E880D"/>
              </w:rPr>
            </w:rPrChange>
          </w:rPr>
          <w:br/>
          <w:t>@NoArgsConstructor</w:t>
        </w:r>
        <w:r w:rsidRPr="00611FF6">
          <w:rPr>
            <w:color w:val="9E880D"/>
            <w:sz w:val="18"/>
            <w:szCs w:val="18"/>
            <w:rPrChange w:id="1327" w:author="Carlos Rosales" w:date="2025-07-24T09:34:00Z">
              <w:rPr>
                <w:color w:val="9E880D"/>
              </w:rPr>
            </w:rPrChange>
          </w:rPr>
          <w:br/>
          <w:t>@AllArgsConstructor</w:t>
        </w:r>
        <w:r w:rsidRPr="00611FF6">
          <w:rPr>
            <w:color w:val="9E880D"/>
            <w:sz w:val="18"/>
            <w:szCs w:val="18"/>
            <w:rPrChange w:id="1328" w:author="Carlos Rosales" w:date="2025-07-24T09:34:00Z">
              <w:rPr>
                <w:color w:val="9E880D"/>
              </w:rPr>
            </w:rPrChange>
          </w:rPr>
          <w:br/>
          <w:t>@Entity</w:t>
        </w:r>
        <w:r w:rsidRPr="00611FF6">
          <w:rPr>
            <w:color w:val="9E880D"/>
            <w:sz w:val="18"/>
            <w:szCs w:val="18"/>
            <w:rPrChange w:id="1329" w:author="Carlos Rosales" w:date="2025-07-24T09:34:00Z">
              <w:rPr>
                <w:color w:val="9E880D"/>
              </w:rPr>
            </w:rPrChange>
          </w:rPr>
          <w:br/>
          <w:t>@Table</w:t>
        </w:r>
        <w:r w:rsidRPr="00611FF6">
          <w:rPr>
            <w:color w:val="080808"/>
            <w:sz w:val="18"/>
            <w:szCs w:val="18"/>
            <w:rPrChange w:id="1330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331" w:author="Carlos Rosales" w:date="2025-07-24T09:34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332" w:author="Carlos Rosales" w:date="2025-07-24T09:34:00Z">
              <w:rPr>
                <w:color w:val="067D17"/>
              </w:rPr>
            </w:rPrChange>
          </w:rPr>
          <w:t>detalle_ordenes</w:t>
        </w:r>
        <w:proofErr w:type="spellEnd"/>
        <w:r w:rsidRPr="00611FF6">
          <w:rPr>
            <w:color w:val="067D17"/>
            <w:sz w:val="18"/>
            <w:szCs w:val="18"/>
            <w:rPrChange w:id="1333" w:author="Carlos Rosales" w:date="2025-07-24T09:34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334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335" w:author="Carlos Rosales" w:date="2025-07-24T09:34:00Z">
              <w:rPr>
                <w:color w:val="080808"/>
              </w:rPr>
            </w:rPrChange>
          </w:rPr>
          <w:t>schema</w:t>
        </w:r>
        <w:proofErr w:type="spellEnd"/>
        <w:r w:rsidRPr="00611FF6">
          <w:rPr>
            <w:color w:val="080808"/>
            <w:sz w:val="18"/>
            <w:szCs w:val="18"/>
            <w:rPrChange w:id="1336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337" w:author="Carlos Rosales" w:date="2025-07-24T09:34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338" w:author="Carlos Rosales" w:date="2025-07-24T09:34:00Z">
              <w:rPr>
                <w:color w:val="067D17"/>
              </w:rPr>
            </w:rPrChange>
          </w:rPr>
          <w:t>public</w:t>
        </w:r>
        <w:proofErr w:type="spellEnd"/>
        <w:r w:rsidRPr="00611FF6">
          <w:rPr>
            <w:color w:val="067D17"/>
            <w:sz w:val="18"/>
            <w:szCs w:val="18"/>
            <w:rPrChange w:id="1339" w:author="Carlos Rosales" w:date="2025-07-24T09:34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340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341" w:author="Carlos Rosales" w:date="2025-07-24T09:34:00Z">
              <w:rPr>
                <w:color w:val="080808"/>
              </w:rPr>
            </w:rPrChange>
          </w:rPr>
          <w:t>catalog</w:t>
        </w:r>
        <w:proofErr w:type="spellEnd"/>
        <w:r w:rsidRPr="00611FF6">
          <w:rPr>
            <w:color w:val="080808"/>
            <w:sz w:val="18"/>
            <w:szCs w:val="18"/>
            <w:rPrChange w:id="1342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343" w:author="Carlos Rosales" w:date="2025-07-24T09:34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344" w:author="Carlos Rosales" w:date="2025-07-24T09:34:00Z">
              <w:rPr>
                <w:color w:val="067D17"/>
              </w:rPr>
            </w:rPrChange>
          </w:rPr>
          <w:t>orders</w:t>
        </w:r>
        <w:proofErr w:type="spellEnd"/>
        <w:r w:rsidRPr="00611FF6">
          <w:rPr>
            <w:color w:val="067D17"/>
            <w:sz w:val="18"/>
            <w:szCs w:val="18"/>
            <w:rPrChange w:id="1345" w:author="Carlos Rosales" w:date="2025-07-24T09:34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346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347" w:author="Carlos Rosales" w:date="2025-07-24T09:34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348" w:author="Carlos Rosales" w:date="2025-07-24T09:34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8"/>
            <w:szCs w:val="18"/>
            <w:rPrChange w:id="1349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350" w:author="Carlos Rosales" w:date="2025-07-24T09:34:00Z">
              <w:rPr>
                <w:color w:val="0033B3"/>
              </w:rPr>
            </w:rPrChange>
          </w:rPr>
          <w:t>class</w:t>
        </w:r>
        <w:proofErr w:type="spellEnd"/>
        <w:r w:rsidRPr="00611FF6">
          <w:rPr>
            <w:color w:val="0033B3"/>
            <w:sz w:val="18"/>
            <w:szCs w:val="18"/>
            <w:rPrChange w:id="1351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52" w:author="Carlos Rosales" w:date="2025-07-24T09:34:00Z">
              <w:rPr>
                <w:color w:val="000000"/>
              </w:rPr>
            </w:rPrChange>
          </w:rPr>
          <w:t>DetalleOrden</w:t>
        </w:r>
        <w:proofErr w:type="spellEnd"/>
        <w:r w:rsidRPr="00611FF6">
          <w:rPr>
            <w:color w:val="000000"/>
            <w:sz w:val="18"/>
            <w:szCs w:val="18"/>
            <w:rPrChange w:id="1353" w:author="Carlos Rosales" w:date="2025-07-24T09:34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354" w:author="Carlos Rosales" w:date="2025-07-24T09:34:00Z">
              <w:rPr>
                <w:color w:val="0033B3"/>
              </w:rPr>
            </w:rPrChange>
          </w:rPr>
          <w:t>implements</w:t>
        </w:r>
        <w:proofErr w:type="spellEnd"/>
        <w:r w:rsidRPr="00611FF6">
          <w:rPr>
            <w:color w:val="0033B3"/>
            <w:sz w:val="18"/>
            <w:szCs w:val="18"/>
            <w:rPrChange w:id="1355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356" w:author="Carlos Rosales" w:date="2025-07-24T09:34:00Z">
              <w:rPr>
                <w:color w:val="000000"/>
              </w:rPr>
            </w:rPrChange>
          </w:rPr>
          <w:t>Serializable</w:t>
        </w:r>
        <w:proofErr w:type="spellEnd"/>
        <w:r w:rsidRPr="00611FF6">
          <w:rPr>
            <w:color w:val="000000"/>
            <w:sz w:val="18"/>
            <w:szCs w:val="18"/>
            <w:rPrChange w:id="1357" w:author="Carlos Rosales" w:date="2025-07-24T09:34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1358" w:author="Carlos Rosales" w:date="2025-07-24T09:34:00Z">
              <w:rPr>
                <w:color w:val="080808"/>
              </w:rPr>
            </w:rPrChange>
          </w:rPr>
          <w:t>{</w:t>
        </w:r>
        <w:r w:rsidRPr="00611FF6">
          <w:rPr>
            <w:color w:val="080808"/>
            <w:sz w:val="18"/>
            <w:szCs w:val="18"/>
            <w:rPrChange w:id="1359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360" w:author="Carlos Rosales" w:date="2025-07-24T09:34:00Z">
              <w:rPr>
                <w:color w:val="9E880D"/>
              </w:rPr>
            </w:rPrChange>
          </w:rPr>
          <w:t>@Serial</w:t>
        </w:r>
        <w:r w:rsidRPr="00611FF6">
          <w:rPr>
            <w:color w:val="9E880D"/>
            <w:sz w:val="18"/>
            <w:szCs w:val="18"/>
            <w:rPrChange w:id="1361" w:author="Carlos Rosales" w:date="2025-07-24T09:34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362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363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364" w:author="Carlos Rosales" w:date="2025-07-24T09:34:00Z">
              <w:rPr>
                <w:color w:val="0033B3"/>
              </w:rPr>
            </w:rPrChange>
          </w:rPr>
          <w:t>static</w:t>
        </w:r>
        <w:proofErr w:type="spellEnd"/>
        <w:r w:rsidRPr="00611FF6">
          <w:rPr>
            <w:color w:val="0033B3"/>
            <w:sz w:val="18"/>
            <w:szCs w:val="18"/>
            <w:rPrChange w:id="1365" w:author="Carlos Rosales" w:date="2025-07-24T09:34:00Z">
              <w:rPr>
                <w:color w:val="0033B3"/>
              </w:rPr>
            </w:rPrChange>
          </w:rPr>
          <w:t xml:space="preserve"> final </w:t>
        </w:r>
        <w:proofErr w:type="spellStart"/>
        <w:r w:rsidRPr="00611FF6">
          <w:rPr>
            <w:color w:val="0033B3"/>
            <w:sz w:val="18"/>
            <w:szCs w:val="18"/>
            <w:rPrChange w:id="1366" w:author="Carlos Rosales" w:date="2025-07-24T09:34:00Z">
              <w:rPr>
                <w:color w:val="0033B3"/>
              </w:rPr>
            </w:rPrChange>
          </w:rPr>
          <w:t>long</w:t>
        </w:r>
        <w:proofErr w:type="spellEnd"/>
        <w:r w:rsidRPr="00611FF6">
          <w:rPr>
            <w:color w:val="0033B3"/>
            <w:sz w:val="18"/>
            <w:szCs w:val="18"/>
            <w:rPrChange w:id="1367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i/>
            <w:iCs/>
            <w:color w:val="871094"/>
            <w:sz w:val="18"/>
            <w:szCs w:val="18"/>
            <w:rPrChange w:id="1368" w:author="Carlos Rosales" w:date="2025-07-24T09:34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611FF6">
          <w:rPr>
            <w:i/>
            <w:iCs/>
            <w:color w:val="871094"/>
            <w:sz w:val="18"/>
            <w:szCs w:val="18"/>
            <w:rPrChange w:id="1369" w:author="Carlos Rosales" w:date="2025-07-24T09:34:00Z">
              <w:rPr>
                <w:i/>
                <w:iCs/>
                <w:color w:val="871094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1370" w:author="Carlos Rosales" w:date="2025-07-24T09:34:00Z">
              <w:rPr>
                <w:color w:val="080808"/>
              </w:rPr>
            </w:rPrChange>
          </w:rPr>
          <w:t xml:space="preserve">= </w:t>
        </w:r>
        <w:r w:rsidRPr="00611FF6">
          <w:rPr>
            <w:color w:val="1750EB"/>
            <w:sz w:val="18"/>
            <w:szCs w:val="18"/>
            <w:rPrChange w:id="1371" w:author="Carlos Rosales" w:date="2025-07-24T09:34:00Z">
              <w:rPr>
                <w:color w:val="1750EB"/>
              </w:rPr>
            </w:rPrChange>
          </w:rPr>
          <w:t>1L</w:t>
        </w:r>
        <w:r w:rsidRPr="00611FF6">
          <w:rPr>
            <w:color w:val="080808"/>
            <w:sz w:val="18"/>
            <w:szCs w:val="18"/>
            <w:rPrChange w:id="1372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73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374" w:author="Carlos Rosales" w:date="2025-07-24T09:34:00Z">
              <w:rPr>
                <w:color w:val="9E880D"/>
              </w:rPr>
            </w:rPrChange>
          </w:rPr>
          <w:t>@Id</w:t>
        </w:r>
        <w:r w:rsidRPr="00611FF6">
          <w:rPr>
            <w:color w:val="9E880D"/>
            <w:sz w:val="18"/>
            <w:szCs w:val="18"/>
            <w:rPrChange w:id="1375" w:author="Carlos Rosales" w:date="2025-07-24T09:34:00Z">
              <w:rPr>
                <w:color w:val="9E880D"/>
              </w:rPr>
            </w:rPrChange>
          </w:rPr>
          <w:br/>
          <w:t xml:space="preserve">    @GeneratedValue</w:t>
        </w:r>
        <w:r w:rsidRPr="00611FF6">
          <w:rPr>
            <w:color w:val="080808"/>
            <w:sz w:val="18"/>
            <w:szCs w:val="18"/>
            <w:rPrChange w:id="1376" w:author="Carlos Rosales" w:date="2025-07-24T09:34:00Z">
              <w:rPr>
                <w:color w:val="080808"/>
              </w:rPr>
            </w:rPrChange>
          </w:rPr>
          <w:t xml:space="preserve">(strategy = </w:t>
        </w:r>
        <w:proofErr w:type="spellStart"/>
        <w:r w:rsidRPr="00611FF6">
          <w:rPr>
            <w:color w:val="000000"/>
            <w:sz w:val="18"/>
            <w:szCs w:val="18"/>
            <w:rPrChange w:id="1377" w:author="Carlos Rosales" w:date="2025-07-24T09:34:00Z">
              <w:rPr>
                <w:color w:val="000000"/>
              </w:rPr>
            </w:rPrChange>
          </w:rPr>
          <w:t>GenerationType</w:t>
        </w:r>
        <w:r w:rsidRPr="00611FF6">
          <w:rPr>
            <w:color w:val="080808"/>
            <w:sz w:val="18"/>
            <w:szCs w:val="18"/>
            <w:rPrChange w:id="1378" w:author="Carlos Rosales" w:date="2025-07-24T09:34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379" w:author="Carlos Rosales" w:date="2025-07-24T09:34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611FF6">
          <w:rPr>
            <w:color w:val="080808"/>
            <w:sz w:val="18"/>
            <w:szCs w:val="18"/>
            <w:rPrChange w:id="1380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381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382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383" w:author="Carlos Rosales" w:date="2025-07-24T09:34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384" w:author="Carlos Rosales" w:date="2025-07-24T09:34:00Z">
              <w:rPr>
                <w:color w:val="000000"/>
              </w:rPr>
            </w:rPrChange>
          </w:rPr>
          <w:t xml:space="preserve">Long </w:t>
        </w:r>
        <w:r w:rsidRPr="00611FF6">
          <w:rPr>
            <w:color w:val="871094"/>
            <w:sz w:val="18"/>
            <w:szCs w:val="18"/>
            <w:rPrChange w:id="1385" w:author="Carlos Rosales" w:date="2025-07-24T09:34:00Z">
              <w:rPr>
                <w:color w:val="871094"/>
              </w:rPr>
            </w:rPrChange>
          </w:rPr>
          <w:t>id</w:t>
        </w:r>
        <w:r w:rsidRPr="00611FF6">
          <w:rPr>
            <w:color w:val="080808"/>
            <w:sz w:val="18"/>
            <w:szCs w:val="18"/>
            <w:rPrChange w:id="1386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387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388" w:author="Carlos Rosales" w:date="2025-07-24T09:34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389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390" w:author="Carlos Rosales" w:date="2025-07-24T09:34:00Z">
              <w:rPr>
                <w:color w:val="067D17"/>
              </w:rPr>
            </w:rPrChange>
          </w:rPr>
          <w:t>"cantidad"</w:t>
        </w:r>
        <w:r w:rsidRPr="00611FF6">
          <w:rPr>
            <w:color w:val="080808"/>
            <w:sz w:val="18"/>
            <w:szCs w:val="18"/>
            <w:rPrChange w:id="1391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392" w:author="Carlos Rosales" w:date="2025-07-24T09:34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393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394" w:author="Carlos Rosales" w:date="2025-07-24T09:34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395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396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397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398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399" w:author="Carlos Rosales" w:date="2025-07-24T09:34:00Z">
              <w:rPr>
                <w:color w:val="0033B3"/>
              </w:rPr>
            </w:rPrChange>
          </w:rPr>
          <w:t>int</w:t>
        </w:r>
        <w:proofErr w:type="spellEnd"/>
        <w:r w:rsidRPr="00611FF6">
          <w:rPr>
            <w:color w:val="0033B3"/>
            <w:sz w:val="18"/>
            <w:szCs w:val="18"/>
            <w:rPrChange w:id="1400" w:author="Carlos Rosales" w:date="2025-07-24T09:34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401" w:author="Carlos Rosales" w:date="2025-07-24T09:34:00Z">
              <w:rPr>
                <w:color w:val="871094"/>
              </w:rPr>
            </w:rPrChange>
          </w:rPr>
          <w:t>cantidad</w:t>
        </w:r>
        <w:r w:rsidRPr="00611FF6">
          <w:rPr>
            <w:color w:val="080808"/>
            <w:sz w:val="18"/>
            <w:szCs w:val="18"/>
            <w:rPrChange w:id="1402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403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04" w:author="Carlos Rosales" w:date="2025-07-24T09:34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405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406" w:author="Carlos Rosales" w:date="2025-07-24T09:34:00Z">
              <w:rPr>
                <w:color w:val="067D17"/>
              </w:rPr>
            </w:rPrChange>
          </w:rPr>
          <w:t>"precio"</w:t>
        </w:r>
        <w:r w:rsidRPr="00611FF6">
          <w:rPr>
            <w:color w:val="080808"/>
            <w:sz w:val="18"/>
            <w:szCs w:val="18"/>
            <w:rPrChange w:id="1407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08" w:author="Carlos Rosales" w:date="2025-07-24T09:34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409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410" w:author="Carlos Rosales" w:date="2025-07-24T09:34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411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12" w:author="Carlos Rosales" w:date="2025-07-24T09:34:00Z">
              <w:rPr>
                <w:color w:val="080808"/>
              </w:rPr>
            </w:rPrChange>
          </w:rPr>
          <w:t>precision</w:t>
        </w:r>
        <w:proofErr w:type="spellEnd"/>
        <w:r w:rsidRPr="00611FF6">
          <w:rPr>
            <w:color w:val="080808"/>
            <w:sz w:val="18"/>
            <w:szCs w:val="18"/>
            <w:rPrChange w:id="1413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414" w:author="Carlos Rosales" w:date="2025-07-24T09:34:00Z">
              <w:rPr>
                <w:color w:val="1750EB"/>
              </w:rPr>
            </w:rPrChange>
          </w:rPr>
          <w:t>8</w:t>
        </w:r>
        <w:r w:rsidRPr="00611FF6">
          <w:rPr>
            <w:color w:val="080808"/>
            <w:sz w:val="18"/>
            <w:szCs w:val="18"/>
            <w:rPrChange w:id="1415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16" w:author="Carlos Rosales" w:date="2025-07-24T09:34:00Z">
              <w:rPr>
                <w:color w:val="080808"/>
              </w:rPr>
            </w:rPrChange>
          </w:rPr>
          <w:t>scale</w:t>
        </w:r>
        <w:proofErr w:type="spellEnd"/>
        <w:r w:rsidRPr="00611FF6">
          <w:rPr>
            <w:color w:val="080808"/>
            <w:sz w:val="18"/>
            <w:szCs w:val="18"/>
            <w:rPrChange w:id="1417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418" w:author="Carlos Rosales" w:date="2025-07-24T09:34:00Z">
              <w:rPr>
                <w:color w:val="1750EB"/>
              </w:rPr>
            </w:rPrChange>
          </w:rPr>
          <w:t>2</w:t>
        </w:r>
        <w:r w:rsidRPr="00611FF6">
          <w:rPr>
            <w:color w:val="080808"/>
            <w:sz w:val="18"/>
            <w:szCs w:val="18"/>
            <w:rPrChange w:id="1419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420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421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422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423" w:author="Carlos Rosales" w:date="2025-07-24T09:34:00Z">
              <w:rPr>
                <w:color w:val="000000"/>
              </w:rPr>
            </w:rPrChange>
          </w:rPr>
          <w:t>BigDecimal</w:t>
        </w:r>
        <w:proofErr w:type="spellEnd"/>
        <w:r w:rsidRPr="00611FF6">
          <w:rPr>
            <w:color w:val="000000"/>
            <w:sz w:val="18"/>
            <w:szCs w:val="18"/>
            <w:rPrChange w:id="1424" w:author="Carlos Rosales" w:date="2025-07-24T09:34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425" w:author="Carlos Rosales" w:date="2025-07-24T09:34:00Z">
              <w:rPr>
                <w:color w:val="871094"/>
              </w:rPr>
            </w:rPrChange>
          </w:rPr>
          <w:t>precio</w:t>
        </w:r>
        <w:r w:rsidRPr="00611FF6">
          <w:rPr>
            <w:color w:val="080808"/>
            <w:sz w:val="18"/>
            <w:szCs w:val="18"/>
            <w:rPrChange w:id="1426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427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28" w:author="Carlos Rosales" w:date="2025-07-24T09:34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429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430" w:author="Carlos Rosales" w:date="2025-07-24T09:34:00Z">
              <w:rPr>
                <w:color w:val="067D17"/>
              </w:rPr>
            </w:rPrChange>
          </w:rPr>
          <w:t>"subtotal"</w:t>
        </w:r>
        <w:r w:rsidRPr="00611FF6">
          <w:rPr>
            <w:color w:val="080808"/>
            <w:sz w:val="18"/>
            <w:szCs w:val="18"/>
            <w:rPrChange w:id="1431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32" w:author="Carlos Rosales" w:date="2025-07-24T09:34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433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434" w:author="Carlos Rosales" w:date="2025-07-24T09:34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435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36" w:author="Carlos Rosales" w:date="2025-07-24T09:34:00Z">
              <w:rPr>
                <w:color w:val="080808"/>
              </w:rPr>
            </w:rPrChange>
          </w:rPr>
          <w:t>precision</w:t>
        </w:r>
        <w:proofErr w:type="spellEnd"/>
        <w:r w:rsidRPr="00611FF6">
          <w:rPr>
            <w:color w:val="080808"/>
            <w:sz w:val="18"/>
            <w:szCs w:val="18"/>
            <w:rPrChange w:id="1437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438" w:author="Carlos Rosales" w:date="2025-07-24T09:34:00Z">
              <w:rPr>
                <w:color w:val="1750EB"/>
              </w:rPr>
            </w:rPrChange>
          </w:rPr>
          <w:t>10</w:t>
        </w:r>
        <w:r w:rsidRPr="00611FF6">
          <w:rPr>
            <w:color w:val="080808"/>
            <w:sz w:val="18"/>
            <w:szCs w:val="18"/>
            <w:rPrChange w:id="1439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40" w:author="Carlos Rosales" w:date="2025-07-24T09:34:00Z">
              <w:rPr>
                <w:color w:val="080808"/>
              </w:rPr>
            </w:rPrChange>
          </w:rPr>
          <w:t>scale</w:t>
        </w:r>
        <w:proofErr w:type="spellEnd"/>
        <w:r w:rsidRPr="00611FF6">
          <w:rPr>
            <w:color w:val="080808"/>
            <w:sz w:val="18"/>
            <w:szCs w:val="18"/>
            <w:rPrChange w:id="1441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442" w:author="Carlos Rosales" w:date="2025-07-24T09:34:00Z">
              <w:rPr>
                <w:color w:val="1750EB"/>
              </w:rPr>
            </w:rPrChange>
          </w:rPr>
          <w:t>2</w:t>
        </w:r>
        <w:r w:rsidRPr="00611FF6">
          <w:rPr>
            <w:color w:val="080808"/>
            <w:sz w:val="18"/>
            <w:szCs w:val="18"/>
            <w:rPrChange w:id="1443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444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445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446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447" w:author="Carlos Rosales" w:date="2025-07-24T09:34:00Z">
              <w:rPr>
                <w:color w:val="000000"/>
              </w:rPr>
            </w:rPrChange>
          </w:rPr>
          <w:t>BigDecimal</w:t>
        </w:r>
        <w:proofErr w:type="spellEnd"/>
        <w:r w:rsidRPr="00611FF6">
          <w:rPr>
            <w:color w:val="000000"/>
            <w:sz w:val="18"/>
            <w:szCs w:val="18"/>
            <w:rPrChange w:id="1448" w:author="Carlos Rosales" w:date="2025-07-24T09:34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449" w:author="Carlos Rosales" w:date="2025-07-24T09:34:00Z">
              <w:rPr>
                <w:color w:val="871094"/>
              </w:rPr>
            </w:rPrChange>
          </w:rPr>
          <w:t>subtotal</w:t>
        </w:r>
        <w:r w:rsidRPr="00611FF6">
          <w:rPr>
            <w:color w:val="080808"/>
            <w:sz w:val="18"/>
            <w:szCs w:val="18"/>
            <w:rPrChange w:id="1450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451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452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i/>
            <w:iCs/>
            <w:color w:val="8C8C8C"/>
            <w:sz w:val="18"/>
            <w:szCs w:val="18"/>
            <w:rPrChange w:id="1453" w:author="Carlos Rosales" w:date="2025-07-24T09:34:00Z">
              <w:rPr>
                <w:i/>
                <w:iCs/>
                <w:color w:val="8C8C8C"/>
              </w:rPr>
            </w:rPrChange>
          </w:rPr>
          <w:t xml:space="preserve">//relaciones con Orden y </w:t>
        </w:r>
        <w:proofErr w:type="spellStart"/>
        <w:r w:rsidRPr="00611FF6">
          <w:rPr>
            <w:i/>
            <w:iCs/>
            <w:color w:val="8C8C8C"/>
            <w:sz w:val="18"/>
            <w:szCs w:val="18"/>
            <w:rPrChange w:id="1454" w:author="Carlos Rosales" w:date="2025-07-24T09:34:00Z">
              <w:rPr>
                <w:i/>
                <w:iCs/>
                <w:color w:val="8C8C8C"/>
              </w:rPr>
            </w:rPrChange>
          </w:rPr>
          <w:t>Menu</w:t>
        </w:r>
        <w:proofErr w:type="spellEnd"/>
        <w:r w:rsidRPr="00611FF6">
          <w:rPr>
            <w:i/>
            <w:iCs/>
            <w:color w:val="8C8C8C"/>
            <w:sz w:val="18"/>
            <w:szCs w:val="18"/>
            <w:rPrChange w:id="1455" w:author="Carlos Rosales" w:date="2025-07-24T09:34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56" w:author="Carlos Rosales" w:date="2025-07-24T09:34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1457" w:author="Carlos Rosales" w:date="2025-07-24T09:34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1458" w:author="Carlos Rosales" w:date="2025-07-24T09:34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459" w:author="Carlos Rosales" w:date="2025-07-24T09:34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460" w:author="Carlos Rosales" w:date="2025-07-24T09:34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461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462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63" w:author="Carlos Rosales" w:date="2025-07-24T09:34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1464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465" w:author="Carlos Rosales" w:date="2025-07-24T09:34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466" w:author="Carlos Rosales" w:date="2025-07-24T09:34:00Z">
              <w:rPr>
                <w:color w:val="067D17"/>
              </w:rPr>
            </w:rPrChange>
          </w:rPr>
          <w:t>menu_id</w:t>
        </w:r>
        <w:proofErr w:type="spellEnd"/>
        <w:r w:rsidRPr="00611FF6">
          <w:rPr>
            <w:color w:val="067D17"/>
            <w:sz w:val="18"/>
            <w:szCs w:val="18"/>
            <w:rPrChange w:id="1467" w:author="Carlos Rosales" w:date="2025-07-24T09:34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468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69" w:author="Carlos Rosales" w:date="2025-07-24T09:34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1470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471" w:author="Carlos Rosales" w:date="2025-07-24T09:34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1472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73" w:author="Carlos Rosales" w:date="2025-07-24T09:34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474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475" w:author="Carlos Rosales" w:date="2025-07-24T09:34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476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477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478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479" w:author="Carlos Rosales" w:date="2025-07-24T09:34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480" w:author="Carlos Rosales" w:date="2025-07-24T09:34:00Z">
              <w:rPr>
                <w:color w:val="000000"/>
              </w:rPr>
            </w:rPrChange>
          </w:rPr>
          <w:t>Menu</w:t>
        </w:r>
        <w:proofErr w:type="spellEnd"/>
        <w:r w:rsidRPr="00611FF6">
          <w:rPr>
            <w:color w:val="000000"/>
            <w:sz w:val="18"/>
            <w:szCs w:val="18"/>
            <w:rPrChange w:id="1481" w:author="Carlos Rosales" w:date="2025-07-24T09:34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871094"/>
            <w:sz w:val="18"/>
            <w:szCs w:val="18"/>
            <w:rPrChange w:id="1482" w:author="Carlos Rosales" w:date="2025-07-24T09:34:00Z">
              <w:rPr>
                <w:color w:val="871094"/>
              </w:rPr>
            </w:rPrChange>
          </w:rPr>
          <w:t>menu</w:t>
        </w:r>
        <w:proofErr w:type="spellEnd"/>
        <w:r w:rsidRPr="00611FF6">
          <w:rPr>
            <w:color w:val="080808"/>
            <w:sz w:val="18"/>
            <w:szCs w:val="18"/>
            <w:rPrChange w:id="1483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484" w:author="Carlos Rosales" w:date="2025-07-24T09:34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485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86" w:author="Carlos Rosales" w:date="2025-07-24T09:34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1487" w:author="Carlos Rosales" w:date="2025-07-24T09:34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1488" w:author="Carlos Rosales" w:date="2025-07-24T09:34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489" w:author="Carlos Rosales" w:date="2025-07-24T09:34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490" w:author="Carlos Rosales" w:date="2025-07-24T09:34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491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492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493" w:author="Carlos Rosales" w:date="2025-07-24T09:34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1494" w:author="Carlos Rosales" w:date="2025-07-24T09:34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495" w:author="Carlos Rosales" w:date="2025-07-24T09:34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496" w:author="Carlos Rosales" w:date="2025-07-24T09:34:00Z">
              <w:rPr>
                <w:color w:val="067D17"/>
              </w:rPr>
            </w:rPrChange>
          </w:rPr>
          <w:t>orden_id</w:t>
        </w:r>
        <w:proofErr w:type="spellEnd"/>
        <w:r w:rsidRPr="00611FF6">
          <w:rPr>
            <w:color w:val="067D17"/>
            <w:sz w:val="18"/>
            <w:szCs w:val="18"/>
            <w:rPrChange w:id="1497" w:author="Carlos Rosales" w:date="2025-07-24T09:34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498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499" w:author="Carlos Rosales" w:date="2025-07-24T09:34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1500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501" w:author="Carlos Rosales" w:date="2025-07-24T09:34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1502" w:author="Carlos Rosales" w:date="2025-07-24T09:34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503" w:author="Carlos Rosales" w:date="2025-07-24T09:34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504" w:author="Carlos Rosales" w:date="2025-07-24T09:34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505" w:author="Carlos Rosales" w:date="2025-07-24T09:34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506" w:author="Carlos Rosales" w:date="2025-07-24T09:34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507" w:author="Carlos Rosales" w:date="2025-07-24T09:34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508" w:author="Carlos Rosales" w:date="2025-07-24T09:34:00Z">
              <w:rPr>
                <w:color w:val="9E880D"/>
              </w:rPr>
            </w:rPrChange>
          </w:rPr>
          <w:t xml:space="preserve">@JsonBackReference </w:t>
        </w:r>
        <w:r w:rsidRPr="00611FF6">
          <w:rPr>
            <w:i/>
            <w:iCs/>
            <w:color w:val="8C8C8C"/>
            <w:sz w:val="18"/>
            <w:szCs w:val="18"/>
            <w:rPrChange w:id="1509" w:author="Carlos Rosales" w:date="2025-07-24T09:34:00Z">
              <w:rPr>
                <w:i/>
                <w:iCs/>
                <w:color w:val="8C8C8C"/>
              </w:rPr>
            </w:rPrChange>
          </w:rPr>
          <w:t>//para evitar cargar la consulta de la orden</w:t>
        </w:r>
        <w:r w:rsidRPr="00611FF6">
          <w:rPr>
            <w:i/>
            <w:iCs/>
            <w:color w:val="8C8C8C"/>
            <w:sz w:val="18"/>
            <w:szCs w:val="18"/>
            <w:rPrChange w:id="1510" w:author="Carlos Rosales" w:date="2025-07-24T09:34:00Z">
              <w:rPr>
                <w:i/>
                <w:iCs/>
                <w:color w:val="8C8C8C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511" w:author="Carlos Rosales" w:date="2025-07-24T09:34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512" w:author="Carlos Rosales" w:date="2025-07-24T09:34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513" w:author="Carlos Rosales" w:date="2025-07-24T09:34:00Z">
              <w:rPr>
                <w:color w:val="000000"/>
              </w:rPr>
            </w:rPrChange>
          </w:rPr>
          <w:t xml:space="preserve">Orden </w:t>
        </w:r>
        <w:proofErr w:type="spellStart"/>
        <w:r w:rsidRPr="00611FF6">
          <w:rPr>
            <w:color w:val="871094"/>
            <w:sz w:val="18"/>
            <w:szCs w:val="18"/>
            <w:rPrChange w:id="1514" w:author="Carlos Rosales" w:date="2025-07-24T09:34:00Z">
              <w:rPr>
                <w:color w:val="871094"/>
              </w:rPr>
            </w:rPrChange>
          </w:rPr>
          <w:t>orden</w:t>
        </w:r>
        <w:proofErr w:type="spellEnd"/>
        <w:r w:rsidRPr="00611FF6">
          <w:rPr>
            <w:color w:val="080808"/>
            <w:sz w:val="18"/>
            <w:szCs w:val="18"/>
            <w:rPrChange w:id="1515" w:author="Carlos Rosales" w:date="2025-07-24T09:34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16" w:author="Carlos Rosales" w:date="2025-07-24T09:34:00Z">
              <w:rPr>
                <w:color w:val="080808"/>
              </w:rPr>
            </w:rPrChange>
          </w:rPr>
          <w:br/>
          <w:t>}</w:t>
        </w:r>
      </w:ins>
    </w:p>
    <w:p w14:paraId="7EAA0275" w14:textId="77777777" w:rsidR="00E33DFB" w:rsidRPr="00E33DFB" w:rsidRDefault="00E33DFB">
      <w:pPr>
        <w:spacing w:line="240" w:lineRule="auto"/>
        <w:ind w:firstLine="0"/>
        <w:jc w:val="left"/>
        <w:rPr>
          <w:ins w:id="1517" w:author="Carlos Rosales" w:date="2025-07-24T07:08:00Z"/>
          <w:b/>
          <w:bCs/>
          <w:rPrChange w:id="1518" w:author="Carlos Rosales" w:date="2025-07-24T07:08:00Z">
            <w:rPr>
              <w:ins w:id="1519" w:author="Carlos Rosales" w:date="2025-07-24T07:08:00Z"/>
            </w:rPr>
          </w:rPrChange>
        </w:rPr>
        <w:pPrChange w:id="1520" w:author="Carlos Rosales" w:date="2025-07-24T07:08:00Z">
          <w:pPr>
            <w:pStyle w:val="Prrafodelista"/>
            <w:numPr>
              <w:numId w:val="9"/>
            </w:numPr>
            <w:spacing w:line="240" w:lineRule="auto"/>
            <w:ind w:hanging="360"/>
            <w:jc w:val="left"/>
          </w:pPr>
        </w:pPrChange>
      </w:pPr>
    </w:p>
    <w:p w14:paraId="18B760D2" w14:textId="625210B3" w:rsidR="00E33DFB" w:rsidRDefault="00ED0D52" w:rsidP="00E33DFB">
      <w:pPr>
        <w:pStyle w:val="Prrafodelista"/>
        <w:numPr>
          <w:ilvl w:val="0"/>
          <w:numId w:val="6"/>
        </w:numPr>
        <w:spacing w:line="240" w:lineRule="auto"/>
        <w:jc w:val="left"/>
        <w:rPr>
          <w:ins w:id="1521" w:author="Carlos Rosales" w:date="2025-07-24T07:30:00Z"/>
          <w:b/>
          <w:bCs/>
        </w:rPr>
      </w:pPr>
      <w:ins w:id="1522" w:author="Carlos Rosales" w:date="2025-07-24T07:30:00Z">
        <w:r>
          <w:rPr>
            <w:b/>
            <w:bCs/>
          </w:rPr>
          <w:t>Modificaciones en Orden.java</w:t>
        </w:r>
      </w:ins>
    </w:p>
    <w:p w14:paraId="7761EF0B" w14:textId="77777777" w:rsidR="00ED0D52" w:rsidRPr="00611FF6" w:rsidRDefault="00ED0D52">
      <w:pPr>
        <w:pStyle w:val="HTMLconformatoprevio"/>
        <w:shd w:val="clear" w:color="auto" w:fill="FFFFFF"/>
        <w:rPr>
          <w:ins w:id="1523" w:author="Carlos Rosales" w:date="2025-07-24T07:30:00Z"/>
          <w:color w:val="080808"/>
          <w:sz w:val="18"/>
          <w:szCs w:val="18"/>
          <w:rPrChange w:id="1524" w:author="Carlos Rosales" w:date="2025-07-24T09:35:00Z">
            <w:rPr>
              <w:ins w:id="1525" w:author="Carlos Rosales" w:date="2025-07-24T07:30:00Z"/>
              <w:color w:val="080808"/>
            </w:rPr>
          </w:rPrChange>
        </w:rPr>
        <w:pPrChange w:id="1526" w:author="Carlos Rosales" w:date="2025-07-24T07:30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1527" w:author="Carlos Rosales" w:date="2025-07-24T07:30:00Z">
        <w:r w:rsidRPr="00611FF6">
          <w:rPr>
            <w:color w:val="0033B3"/>
            <w:sz w:val="18"/>
            <w:szCs w:val="18"/>
            <w:rPrChange w:id="1528" w:author="Carlos Rosales" w:date="2025-07-24T09:35:00Z">
              <w:rPr>
                <w:color w:val="0033B3"/>
              </w:rPr>
            </w:rPrChange>
          </w:rPr>
          <w:t>package</w:t>
        </w:r>
        <w:proofErr w:type="spellEnd"/>
        <w:r w:rsidRPr="00611FF6">
          <w:rPr>
            <w:color w:val="0033B3"/>
            <w:sz w:val="18"/>
            <w:szCs w:val="18"/>
            <w:rPrChange w:id="1529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30" w:author="Carlos Rosales" w:date="2025-07-24T09:35:00Z">
              <w:rPr>
                <w:color w:val="000000"/>
              </w:rPr>
            </w:rPrChange>
          </w:rPr>
          <w:t>com.devsoft.orders_api.entities</w:t>
        </w:r>
        <w:proofErr w:type="spellEnd"/>
        <w:r w:rsidRPr="00611FF6">
          <w:rPr>
            <w:color w:val="080808"/>
            <w:sz w:val="18"/>
            <w:szCs w:val="18"/>
            <w:rPrChange w:id="1531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32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533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34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35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36" w:author="Carlos Rosales" w:date="2025-07-24T09:35:00Z">
              <w:rPr>
                <w:color w:val="000000"/>
              </w:rPr>
            </w:rPrChange>
          </w:rPr>
          <w:t>com.fasterxml.jackson.annotation.</w:t>
        </w:r>
        <w:r w:rsidRPr="00611FF6">
          <w:rPr>
            <w:color w:val="9E880D"/>
            <w:sz w:val="18"/>
            <w:szCs w:val="18"/>
            <w:rPrChange w:id="1537" w:author="Carlos Rosales" w:date="2025-07-24T09:35:00Z">
              <w:rPr>
                <w:color w:val="9E880D"/>
              </w:rPr>
            </w:rPrChange>
          </w:rPr>
          <w:t>JsonManagedReference</w:t>
        </w:r>
        <w:proofErr w:type="spellEnd"/>
        <w:r w:rsidRPr="00611FF6">
          <w:rPr>
            <w:color w:val="080808"/>
            <w:sz w:val="18"/>
            <w:szCs w:val="18"/>
            <w:rPrChange w:id="1538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39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40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41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42" w:author="Carlos Rosales" w:date="2025-07-24T09:35:00Z">
              <w:rPr>
                <w:color w:val="000000"/>
              </w:rPr>
            </w:rPrChange>
          </w:rPr>
          <w:t>jakarta.persistence</w:t>
        </w:r>
        <w:proofErr w:type="spellEnd"/>
        <w:r w:rsidRPr="00611FF6">
          <w:rPr>
            <w:color w:val="000000"/>
            <w:sz w:val="18"/>
            <w:szCs w:val="18"/>
            <w:rPrChange w:id="1543" w:author="Carlos Rosales" w:date="2025-07-24T09:35:00Z">
              <w:rPr>
                <w:color w:val="000000"/>
              </w:rPr>
            </w:rPrChange>
          </w:rPr>
          <w:t>.</w:t>
        </w:r>
        <w:r w:rsidRPr="00611FF6">
          <w:rPr>
            <w:color w:val="080808"/>
            <w:sz w:val="18"/>
            <w:szCs w:val="18"/>
            <w:rPrChange w:id="1544" w:author="Carlos Rosales" w:date="2025-07-24T09:35:00Z">
              <w:rPr>
                <w:color w:val="080808"/>
              </w:rPr>
            </w:rPrChange>
          </w:rPr>
          <w:t>*;</w:t>
        </w:r>
        <w:r w:rsidRPr="00611FF6">
          <w:rPr>
            <w:color w:val="080808"/>
            <w:sz w:val="18"/>
            <w:szCs w:val="18"/>
            <w:rPrChange w:id="1545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46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47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48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549" w:author="Carlos Rosales" w:date="2025-07-24T09:35:00Z">
              <w:rPr>
                <w:color w:val="9E880D"/>
              </w:rPr>
            </w:rPrChange>
          </w:rPr>
          <w:t>AllArgsConstructor</w:t>
        </w:r>
        <w:proofErr w:type="spellEnd"/>
        <w:r w:rsidRPr="00611FF6">
          <w:rPr>
            <w:color w:val="080808"/>
            <w:sz w:val="18"/>
            <w:szCs w:val="18"/>
            <w:rPrChange w:id="155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51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52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53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54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555" w:author="Carlos Rosales" w:date="2025-07-24T09:35:00Z">
              <w:rPr>
                <w:color w:val="9E880D"/>
              </w:rPr>
            </w:rPrChange>
          </w:rPr>
          <w:t>Getter</w:t>
        </w:r>
        <w:proofErr w:type="spellEnd"/>
        <w:r w:rsidRPr="00611FF6">
          <w:rPr>
            <w:color w:val="080808"/>
            <w:sz w:val="18"/>
            <w:szCs w:val="18"/>
            <w:rPrChange w:id="1556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57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58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59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60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561" w:author="Carlos Rosales" w:date="2025-07-24T09:35:00Z">
              <w:rPr>
                <w:color w:val="9E880D"/>
              </w:rPr>
            </w:rPrChange>
          </w:rPr>
          <w:t>NoArgsConstructor</w:t>
        </w:r>
        <w:proofErr w:type="spellEnd"/>
        <w:r w:rsidRPr="00611FF6">
          <w:rPr>
            <w:color w:val="080808"/>
            <w:sz w:val="18"/>
            <w:szCs w:val="18"/>
            <w:rPrChange w:id="1562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63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64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65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66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567" w:author="Carlos Rosales" w:date="2025-07-24T09:35:00Z">
              <w:rPr>
                <w:color w:val="9E880D"/>
              </w:rPr>
            </w:rPrChange>
          </w:rPr>
          <w:t>Setter</w:t>
        </w:r>
        <w:proofErr w:type="spellEnd"/>
        <w:r w:rsidRPr="00611FF6">
          <w:rPr>
            <w:color w:val="080808"/>
            <w:sz w:val="18"/>
            <w:szCs w:val="18"/>
            <w:rPrChange w:id="1568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69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570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71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72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73" w:author="Carlos Rosales" w:date="2025-07-24T09:35:00Z">
              <w:rPr>
                <w:color w:val="000000"/>
              </w:rPr>
            </w:rPrChange>
          </w:rPr>
          <w:t>java.io.</w:t>
        </w:r>
        <w:r w:rsidRPr="00611FF6">
          <w:rPr>
            <w:color w:val="9E880D"/>
            <w:sz w:val="18"/>
            <w:szCs w:val="18"/>
            <w:rPrChange w:id="1574" w:author="Carlos Rosales" w:date="2025-07-24T09:35:00Z">
              <w:rPr>
                <w:color w:val="9E880D"/>
              </w:rPr>
            </w:rPrChange>
          </w:rPr>
          <w:t>Serial</w:t>
        </w:r>
        <w:proofErr w:type="spellEnd"/>
        <w:r w:rsidRPr="00611FF6">
          <w:rPr>
            <w:color w:val="080808"/>
            <w:sz w:val="18"/>
            <w:szCs w:val="18"/>
            <w:rPrChange w:id="157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7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77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7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79" w:author="Carlos Rosales" w:date="2025-07-24T09:35:00Z">
              <w:rPr>
                <w:color w:val="000000"/>
              </w:rPr>
            </w:rPrChange>
          </w:rPr>
          <w:t>java.io.Serializable</w:t>
        </w:r>
        <w:proofErr w:type="spellEnd"/>
        <w:r w:rsidRPr="00611FF6">
          <w:rPr>
            <w:color w:val="080808"/>
            <w:sz w:val="18"/>
            <w:szCs w:val="18"/>
            <w:rPrChange w:id="158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81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82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83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84" w:author="Carlos Rosales" w:date="2025-07-24T09:35:00Z">
              <w:rPr>
                <w:color w:val="000000"/>
              </w:rPr>
            </w:rPrChange>
          </w:rPr>
          <w:t>java.math.BigDecimal</w:t>
        </w:r>
        <w:proofErr w:type="spellEnd"/>
        <w:r w:rsidRPr="00611FF6">
          <w:rPr>
            <w:color w:val="080808"/>
            <w:sz w:val="18"/>
            <w:szCs w:val="18"/>
            <w:rPrChange w:id="158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8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87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8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89" w:author="Carlos Rosales" w:date="2025-07-24T09:35:00Z">
              <w:rPr>
                <w:color w:val="000000"/>
              </w:rPr>
            </w:rPrChange>
          </w:rPr>
          <w:t>java.time.LocalDate</w:t>
        </w:r>
        <w:proofErr w:type="spellEnd"/>
        <w:r w:rsidRPr="00611FF6">
          <w:rPr>
            <w:color w:val="080808"/>
            <w:sz w:val="18"/>
            <w:szCs w:val="18"/>
            <w:rPrChange w:id="159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91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92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93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94" w:author="Carlos Rosales" w:date="2025-07-24T09:35:00Z">
              <w:rPr>
                <w:color w:val="000000"/>
              </w:rPr>
            </w:rPrChange>
          </w:rPr>
          <w:t>java.time.LocalTime</w:t>
        </w:r>
        <w:proofErr w:type="spellEnd"/>
        <w:r w:rsidRPr="00611FF6">
          <w:rPr>
            <w:color w:val="080808"/>
            <w:sz w:val="18"/>
            <w:szCs w:val="18"/>
            <w:rPrChange w:id="159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59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597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59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599" w:author="Carlos Rosales" w:date="2025-07-24T09:35:00Z">
              <w:rPr>
                <w:color w:val="000000"/>
              </w:rPr>
            </w:rPrChange>
          </w:rPr>
          <w:t>java.util.List</w:t>
        </w:r>
        <w:proofErr w:type="spellEnd"/>
        <w:r w:rsidRPr="00611FF6">
          <w:rPr>
            <w:color w:val="080808"/>
            <w:sz w:val="18"/>
            <w:szCs w:val="18"/>
            <w:rPrChange w:id="160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601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602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9E880D"/>
            <w:sz w:val="18"/>
            <w:szCs w:val="18"/>
            <w:rPrChange w:id="1603" w:author="Carlos Rosales" w:date="2025-07-24T09:35:00Z">
              <w:rPr>
                <w:color w:val="9E880D"/>
              </w:rPr>
            </w:rPrChange>
          </w:rPr>
          <w:t>@Setter</w:t>
        </w:r>
        <w:r w:rsidRPr="00611FF6">
          <w:rPr>
            <w:color w:val="9E880D"/>
            <w:sz w:val="18"/>
            <w:szCs w:val="18"/>
            <w:rPrChange w:id="1604" w:author="Carlos Rosales" w:date="2025-07-24T09:35:00Z">
              <w:rPr>
                <w:color w:val="9E880D"/>
              </w:rPr>
            </w:rPrChange>
          </w:rPr>
          <w:br/>
          <w:t>@Getter</w:t>
        </w:r>
        <w:r w:rsidRPr="00611FF6">
          <w:rPr>
            <w:color w:val="9E880D"/>
            <w:sz w:val="18"/>
            <w:szCs w:val="18"/>
            <w:rPrChange w:id="1605" w:author="Carlos Rosales" w:date="2025-07-24T09:35:00Z">
              <w:rPr>
                <w:color w:val="9E880D"/>
              </w:rPr>
            </w:rPrChange>
          </w:rPr>
          <w:br/>
          <w:t>@NoArgsConstructor</w:t>
        </w:r>
        <w:r w:rsidRPr="00611FF6">
          <w:rPr>
            <w:color w:val="9E880D"/>
            <w:sz w:val="18"/>
            <w:szCs w:val="18"/>
            <w:rPrChange w:id="1606" w:author="Carlos Rosales" w:date="2025-07-24T09:35:00Z">
              <w:rPr>
                <w:color w:val="9E880D"/>
              </w:rPr>
            </w:rPrChange>
          </w:rPr>
          <w:br/>
          <w:t>@AllArgsConstructor</w:t>
        </w:r>
        <w:r w:rsidRPr="00611FF6">
          <w:rPr>
            <w:color w:val="9E880D"/>
            <w:sz w:val="18"/>
            <w:szCs w:val="18"/>
            <w:rPrChange w:id="1607" w:author="Carlos Rosales" w:date="2025-07-24T09:35:00Z">
              <w:rPr>
                <w:color w:val="9E880D"/>
              </w:rPr>
            </w:rPrChange>
          </w:rPr>
          <w:br/>
          <w:t>@Entity</w:t>
        </w:r>
        <w:r w:rsidRPr="00611FF6">
          <w:rPr>
            <w:color w:val="9E880D"/>
            <w:sz w:val="18"/>
            <w:szCs w:val="18"/>
            <w:rPrChange w:id="1608" w:author="Carlos Rosales" w:date="2025-07-24T09:35:00Z">
              <w:rPr>
                <w:color w:val="9E880D"/>
              </w:rPr>
            </w:rPrChange>
          </w:rPr>
          <w:br/>
          <w:t>@Table</w:t>
        </w:r>
        <w:r w:rsidRPr="00611FF6">
          <w:rPr>
            <w:color w:val="080808"/>
            <w:sz w:val="18"/>
            <w:szCs w:val="18"/>
            <w:rPrChange w:id="1609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610" w:author="Carlos Rosales" w:date="2025-07-24T09:35:00Z">
              <w:rPr>
                <w:color w:val="067D17"/>
              </w:rPr>
            </w:rPrChange>
          </w:rPr>
          <w:t>"ordenes"</w:t>
        </w:r>
        <w:r w:rsidRPr="00611FF6">
          <w:rPr>
            <w:color w:val="080808"/>
            <w:sz w:val="18"/>
            <w:szCs w:val="18"/>
            <w:rPrChange w:id="1611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612" w:author="Carlos Rosales" w:date="2025-07-24T09:35:00Z">
              <w:rPr>
                <w:color w:val="080808"/>
              </w:rPr>
            </w:rPrChange>
          </w:rPr>
          <w:t>schema</w:t>
        </w:r>
        <w:proofErr w:type="spellEnd"/>
        <w:r w:rsidRPr="00611FF6">
          <w:rPr>
            <w:color w:val="080808"/>
            <w:sz w:val="18"/>
            <w:szCs w:val="18"/>
            <w:rPrChange w:id="1613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614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615" w:author="Carlos Rosales" w:date="2025-07-24T09:35:00Z">
              <w:rPr>
                <w:color w:val="067D17"/>
              </w:rPr>
            </w:rPrChange>
          </w:rPr>
          <w:t>public</w:t>
        </w:r>
        <w:proofErr w:type="spellEnd"/>
        <w:r w:rsidRPr="00611FF6">
          <w:rPr>
            <w:color w:val="067D17"/>
            <w:sz w:val="18"/>
            <w:szCs w:val="18"/>
            <w:rPrChange w:id="1616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617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618" w:author="Carlos Rosales" w:date="2025-07-24T09:35:00Z">
              <w:rPr>
                <w:color w:val="080808"/>
              </w:rPr>
            </w:rPrChange>
          </w:rPr>
          <w:t>catalog</w:t>
        </w:r>
        <w:proofErr w:type="spellEnd"/>
        <w:r w:rsidRPr="00611FF6">
          <w:rPr>
            <w:color w:val="080808"/>
            <w:sz w:val="18"/>
            <w:szCs w:val="18"/>
            <w:rPrChange w:id="1619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620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621" w:author="Carlos Rosales" w:date="2025-07-24T09:35:00Z">
              <w:rPr>
                <w:color w:val="067D17"/>
              </w:rPr>
            </w:rPrChange>
          </w:rPr>
          <w:t>orders</w:t>
        </w:r>
        <w:proofErr w:type="spellEnd"/>
        <w:r w:rsidRPr="00611FF6">
          <w:rPr>
            <w:color w:val="067D17"/>
            <w:sz w:val="18"/>
            <w:szCs w:val="18"/>
            <w:rPrChange w:id="1622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623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624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625" w:author="Carlos Rosales" w:date="2025-07-24T09:35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8"/>
            <w:szCs w:val="18"/>
            <w:rPrChange w:id="1626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627" w:author="Carlos Rosales" w:date="2025-07-24T09:35:00Z">
              <w:rPr>
                <w:color w:val="0033B3"/>
              </w:rPr>
            </w:rPrChange>
          </w:rPr>
          <w:t>class</w:t>
        </w:r>
        <w:proofErr w:type="spellEnd"/>
        <w:r w:rsidRPr="00611FF6">
          <w:rPr>
            <w:color w:val="0033B3"/>
            <w:sz w:val="18"/>
            <w:szCs w:val="18"/>
            <w:rPrChange w:id="1628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629" w:author="Carlos Rosales" w:date="2025-07-24T09:35:00Z">
              <w:rPr>
                <w:color w:val="000000"/>
              </w:rPr>
            </w:rPrChange>
          </w:rPr>
          <w:t xml:space="preserve">Orden </w:t>
        </w:r>
        <w:proofErr w:type="spellStart"/>
        <w:r w:rsidRPr="00611FF6">
          <w:rPr>
            <w:color w:val="0033B3"/>
            <w:sz w:val="18"/>
            <w:szCs w:val="18"/>
            <w:rPrChange w:id="1630" w:author="Carlos Rosales" w:date="2025-07-24T09:35:00Z">
              <w:rPr>
                <w:color w:val="0033B3"/>
              </w:rPr>
            </w:rPrChange>
          </w:rPr>
          <w:t>implements</w:t>
        </w:r>
        <w:proofErr w:type="spellEnd"/>
        <w:r w:rsidRPr="00611FF6">
          <w:rPr>
            <w:color w:val="0033B3"/>
            <w:sz w:val="18"/>
            <w:szCs w:val="18"/>
            <w:rPrChange w:id="1631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632" w:author="Carlos Rosales" w:date="2025-07-24T09:35:00Z">
              <w:rPr>
                <w:color w:val="000000"/>
              </w:rPr>
            </w:rPrChange>
          </w:rPr>
          <w:t>Serializable</w:t>
        </w:r>
        <w:proofErr w:type="spellEnd"/>
        <w:r w:rsidRPr="00611FF6">
          <w:rPr>
            <w:color w:val="000000"/>
            <w:sz w:val="18"/>
            <w:szCs w:val="18"/>
            <w:rPrChange w:id="1633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1634" w:author="Carlos Rosales" w:date="2025-07-24T09:35:00Z">
              <w:rPr>
                <w:color w:val="080808"/>
              </w:rPr>
            </w:rPrChange>
          </w:rPr>
          <w:t>{</w:t>
        </w:r>
        <w:r w:rsidRPr="00611FF6">
          <w:rPr>
            <w:color w:val="080808"/>
            <w:sz w:val="18"/>
            <w:szCs w:val="18"/>
            <w:rPrChange w:id="1635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636" w:author="Carlos Rosales" w:date="2025-07-24T09:35:00Z">
              <w:rPr>
                <w:color w:val="9E880D"/>
              </w:rPr>
            </w:rPrChange>
          </w:rPr>
          <w:t>@Serial</w:t>
        </w:r>
        <w:r w:rsidRPr="00611FF6">
          <w:rPr>
            <w:color w:val="9E880D"/>
            <w:sz w:val="18"/>
            <w:szCs w:val="18"/>
            <w:rPrChange w:id="1637" w:author="Carlos Rosales" w:date="2025-07-24T09:35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638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639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640" w:author="Carlos Rosales" w:date="2025-07-24T09:35:00Z">
              <w:rPr>
                <w:color w:val="0033B3"/>
              </w:rPr>
            </w:rPrChange>
          </w:rPr>
          <w:t>static</w:t>
        </w:r>
        <w:proofErr w:type="spellEnd"/>
        <w:r w:rsidRPr="00611FF6">
          <w:rPr>
            <w:color w:val="0033B3"/>
            <w:sz w:val="18"/>
            <w:szCs w:val="18"/>
            <w:rPrChange w:id="1641" w:author="Carlos Rosales" w:date="2025-07-24T09:35:00Z">
              <w:rPr>
                <w:color w:val="0033B3"/>
              </w:rPr>
            </w:rPrChange>
          </w:rPr>
          <w:t xml:space="preserve"> final </w:t>
        </w:r>
        <w:proofErr w:type="spellStart"/>
        <w:r w:rsidRPr="00611FF6">
          <w:rPr>
            <w:color w:val="0033B3"/>
            <w:sz w:val="18"/>
            <w:szCs w:val="18"/>
            <w:rPrChange w:id="1642" w:author="Carlos Rosales" w:date="2025-07-24T09:35:00Z">
              <w:rPr>
                <w:color w:val="0033B3"/>
              </w:rPr>
            </w:rPrChange>
          </w:rPr>
          <w:t>long</w:t>
        </w:r>
        <w:proofErr w:type="spellEnd"/>
        <w:r w:rsidRPr="00611FF6">
          <w:rPr>
            <w:color w:val="0033B3"/>
            <w:sz w:val="18"/>
            <w:szCs w:val="18"/>
            <w:rPrChange w:id="1643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i/>
            <w:iCs/>
            <w:color w:val="871094"/>
            <w:sz w:val="18"/>
            <w:szCs w:val="18"/>
            <w:rPrChange w:id="1644" w:author="Carlos Rosales" w:date="2025-07-24T09:35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611FF6">
          <w:rPr>
            <w:i/>
            <w:iCs/>
            <w:color w:val="871094"/>
            <w:sz w:val="18"/>
            <w:szCs w:val="18"/>
            <w:rPrChange w:id="1645" w:author="Carlos Rosales" w:date="2025-07-24T09:35:00Z">
              <w:rPr>
                <w:i/>
                <w:iCs/>
                <w:color w:val="871094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1646" w:author="Carlos Rosales" w:date="2025-07-24T09:35:00Z">
              <w:rPr>
                <w:color w:val="080808"/>
              </w:rPr>
            </w:rPrChange>
          </w:rPr>
          <w:t xml:space="preserve">= </w:t>
        </w:r>
        <w:r w:rsidRPr="00611FF6">
          <w:rPr>
            <w:color w:val="1750EB"/>
            <w:sz w:val="18"/>
            <w:szCs w:val="18"/>
            <w:rPrChange w:id="1647" w:author="Carlos Rosales" w:date="2025-07-24T09:35:00Z">
              <w:rPr>
                <w:color w:val="1750EB"/>
              </w:rPr>
            </w:rPrChange>
          </w:rPr>
          <w:t>1L</w:t>
        </w:r>
        <w:r w:rsidRPr="00611FF6">
          <w:rPr>
            <w:color w:val="080808"/>
            <w:sz w:val="18"/>
            <w:szCs w:val="18"/>
            <w:rPrChange w:id="1648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649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650" w:author="Carlos Rosales" w:date="2025-07-24T09:35:00Z">
              <w:rPr>
                <w:color w:val="9E880D"/>
              </w:rPr>
            </w:rPrChange>
          </w:rPr>
          <w:t>@Id</w:t>
        </w:r>
        <w:r w:rsidRPr="00611FF6">
          <w:rPr>
            <w:color w:val="9E880D"/>
            <w:sz w:val="18"/>
            <w:szCs w:val="18"/>
            <w:rPrChange w:id="1651" w:author="Carlos Rosales" w:date="2025-07-24T09:35:00Z">
              <w:rPr>
                <w:color w:val="9E880D"/>
              </w:rPr>
            </w:rPrChange>
          </w:rPr>
          <w:br/>
          <w:t xml:space="preserve">    @GeneratedValue</w:t>
        </w:r>
        <w:r w:rsidRPr="00611FF6">
          <w:rPr>
            <w:color w:val="080808"/>
            <w:sz w:val="18"/>
            <w:szCs w:val="18"/>
            <w:rPrChange w:id="1652" w:author="Carlos Rosales" w:date="2025-07-24T09:35:00Z">
              <w:rPr>
                <w:color w:val="080808"/>
              </w:rPr>
            </w:rPrChange>
          </w:rPr>
          <w:t xml:space="preserve">(strategy = </w:t>
        </w:r>
        <w:proofErr w:type="spellStart"/>
        <w:r w:rsidRPr="00611FF6">
          <w:rPr>
            <w:color w:val="000000"/>
            <w:sz w:val="18"/>
            <w:szCs w:val="18"/>
            <w:rPrChange w:id="1653" w:author="Carlos Rosales" w:date="2025-07-24T09:35:00Z">
              <w:rPr>
                <w:color w:val="000000"/>
              </w:rPr>
            </w:rPrChange>
          </w:rPr>
          <w:t>GenerationType</w:t>
        </w:r>
        <w:r w:rsidRPr="00611FF6">
          <w:rPr>
            <w:color w:val="080808"/>
            <w:sz w:val="18"/>
            <w:szCs w:val="18"/>
            <w:rPrChange w:id="1654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655" w:author="Carlos Rosales" w:date="2025-07-24T09:35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611FF6">
          <w:rPr>
            <w:color w:val="080808"/>
            <w:sz w:val="18"/>
            <w:szCs w:val="18"/>
            <w:rPrChange w:id="1656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657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658" w:author="Carlos Rosales" w:date="2025-07-24T09:35:00Z">
              <w:rPr>
                <w:color w:val="080808"/>
              </w:rPr>
            </w:rPrChange>
          </w:rPr>
          <w:lastRenderedPageBreak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659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660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661" w:author="Carlos Rosales" w:date="2025-07-24T09:35:00Z">
              <w:rPr>
                <w:color w:val="000000"/>
              </w:rPr>
            </w:rPrChange>
          </w:rPr>
          <w:t xml:space="preserve">Long </w:t>
        </w:r>
        <w:r w:rsidRPr="00611FF6">
          <w:rPr>
            <w:color w:val="871094"/>
            <w:sz w:val="18"/>
            <w:szCs w:val="18"/>
            <w:rPrChange w:id="1662" w:author="Carlos Rosales" w:date="2025-07-24T09:35:00Z">
              <w:rPr>
                <w:color w:val="871094"/>
              </w:rPr>
            </w:rPrChange>
          </w:rPr>
          <w:t>id</w:t>
        </w:r>
        <w:r w:rsidRPr="00611FF6">
          <w:rPr>
            <w:color w:val="080808"/>
            <w:sz w:val="18"/>
            <w:szCs w:val="18"/>
            <w:rPrChange w:id="1663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664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665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666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667" w:author="Carlos Rosales" w:date="2025-07-24T09:35:00Z">
              <w:rPr>
                <w:color w:val="067D17"/>
              </w:rPr>
            </w:rPrChange>
          </w:rPr>
          <w:t>"correlativo"</w:t>
        </w:r>
        <w:r w:rsidRPr="00611FF6">
          <w:rPr>
            <w:color w:val="080808"/>
            <w:sz w:val="18"/>
            <w:szCs w:val="18"/>
            <w:rPrChange w:id="166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669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67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671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672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673" w:author="Carlos Rosales" w:date="2025-07-24T09:35:00Z">
              <w:rPr>
                <w:color w:val="080808"/>
              </w:rPr>
            </w:rPrChange>
          </w:rPr>
          <w:t>length</w:t>
        </w:r>
        <w:proofErr w:type="spellEnd"/>
        <w:r w:rsidRPr="00611FF6">
          <w:rPr>
            <w:color w:val="080808"/>
            <w:sz w:val="18"/>
            <w:szCs w:val="18"/>
            <w:rPrChange w:id="1674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675" w:author="Carlos Rosales" w:date="2025-07-24T09:35:00Z">
              <w:rPr>
                <w:color w:val="1750EB"/>
              </w:rPr>
            </w:rPrChange>
          </w:rPr>
          <w:t>10</w:t>
        </w:r>
        <w:r w:rsidRPr="00611FF6">
          <w:rPr>
            <w:color w:val="080808"/>
            <w:sz w:val="18"/>
            <w:szCs w:val="18"/>
            <w:rPrChange w:id="1676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677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678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679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680" w:author="Carlos Rosales" w:date="2025-07-24T09:35:00Z">
              <w:rPr>
                <w:color w:val="000000"/>
              </w:rPr>
            </w:rPrChange>
          </w:rPr>
          <w:t>String</w:t>
        </w:r>
        <w:proofErr w:type="spellEnd"/>
        <w:r w:rsidRPr="00611FF6">
          <w:rPr>
            <w:color w:val="000000"/>
            <w:sz w:val="18"/>
            <w:szCs w:val="18"/>
            <w:rPrChange w:id="1681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682" w:author="Carlos Rosales" w:date="2025-07-24T09:35:00Z">
              <w:rPr>
                <w:color w:val="871094"/>
              </w:rPr>
            </w:rPrChange>
          </w:rPr>
          <w:t>correlativo</w:t>
        </w:r>
        <w:r w:rsidRPr="00611FF6">
          <w:rPr>
            <w:color w:val="080808"/>
            <w:sz w:val="18"/>
            <w:szCs w:val="18"/>
            <w:rPrChange w:id="1683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684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685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686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687" w:author="Carlos Rosales" w:date="2025-07-24T09:35:00Z">
              <w:rPr>
                <w:color w:val="067D17"/>
              </w:rPr>
            </w:rPrChange>
          </w:rPr>
          <w:t>"fecha"</w:t>
        </w:r>
        <w:r w:rsidRPr="00611FF6">
          <w:rPr>
            <w:color w:val="080808"/>
            <w:sz w:val="18"/>
            <w:szCs w:val="18"/>
            <w:rPrChange w:id="168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689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69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691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692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693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694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695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696" w:author="Carlos Rosales" w:date="2025-07-24T09:35:00Z">
              <w:rPr>
                <w:color w:val="000000"/>
              </w:rPr>
            </w:rPrChange>
          </w:rPr>
          <w:t>LocalDate</w:t>
        </w:r>
        <w:proofErr w:type="spellEnd"/>
        <w:r w:rsidRPr="00611FF6">
          <w:rPr>
            <w:color w:val="000000"/>
            <w:sz w:val="18"/>
            <w:szCs w:val="18"/>
            <w:rPrChange w:id="1697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698" w:author="Carlos Rosales" w:date="2025-07-24T09:35:00Z">
              <w:rPr>
                <w:color w:val="871094"/>
              </w:rPr>
            </w:rPrChange>
          </w:rPr>
          <w:t>fecha</w:t>
        </w:r>
        <w:r w:rsidRPr="00611FF6">
          <w:rPr>
            <w:color w:val="080808"/>
            <w:sz w:val="18"/>
            <w:szCs w:val="18"/>
            <w:rPrChange w:id="1699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700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01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702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703" w:author="Carlos Rosales" w:date="2025-07-24T09:35:00Z">
              <w:rPr>
                <w:color w:val="067D17"/>
              </w:rPr>
            </w:rPrChange>
          </w:rPr>
          <w:t>"hora"</w:t>
        </w:r>
        <w:r w:rsidRPr="00611FF6">
          <w:rPr>
            <w:color w:val="080808"/>
            <w:sz w:val="18"/>
            <w:szCs w:val="18"/>
            <w:rPrChange w:id="1704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05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706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707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708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09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710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711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712" w:author="Carlos Rosales" w:date="2025-07-24T09:35:00Z">
              <w:rPr>
                <w:color w:val="000000"/>
              </w:rPr>
            </w:rPrChange>
          </w:rPr>
          <w:t>LocalTime</w:t>
        </w:r>
        <w:proofErr w:type="spellEnd"/>
        <w:r w:rsidRPr="00611FF6">
          <w:rPr>
            <w:color w:val="000000"/>
            <w:sz w:val="18"/>
            <w:szCs w:val="18"/>
            <w:rPrChange w:id="1713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714" w:author="Carlos Rosales" w:date="2025-07-24T09:35:00Z">
              <w:rPr>
                <w:color w:val="871094"/>
              </w:rPr>
            </w:rPrChange>
          </w:rPr>
          <w:t>hora</w:t>
        </w:r>
        <w:r w:rsidRPr="00611FF6">
          <w:rPr>
            <w:color w:val="080808"/>
            <w:sz w:val="18"/>
            <w:szCs w:val="18"/>
            <w:rPrChange w:id="171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716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17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718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719" w:author="Carlos Rosales" w:date="2025-07-24T09:35:00Z">
              <w:rPr>
                <w:color w:val="067D17"/>
              </w:rPr>
            </w:rPrChange>
          </w:rPr>
          <w:t>"estado"</w:t>
        </w:r>
        <w:r w:rsidRPr="00611FF6">
          <w:rPr>
            <w:color w:val="080808"/>
            <w:sz w:val="18"/>
            <w:szCs w:val="18"/>
            <w:rPrChange w:id="1720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21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722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723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724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25" w:author="Carlos Rosales" w:date="2025-07-24T09:35:00Z">
              <w:rPr>
                <w:color w:val="080808"/>
              </w:rPr>
            </w:rPrChange>
          </w:rPr>
          <w:t>length</w:t>
        </w:r>
        <w:proofErr w:type="spellEnd"/>
        <w:r w:rsidRPr="00611FF6">
          <w:rPr>
            <w:color w:val="080808"/>
            <w:sz w:val="18"/>
            <w:szCs w:val="18"/>
            <w:rPrChange w:id="1726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727" w:author="Carlos Rosales" w:date="2025-07-24T09:35:00Z">
              <w:rPr>
                <w:color w:val="1750EB"/>
              </w:rPr>
            </w:rPrChange>
          </w:rPr>
          <w:t>1</w:t>
        </w:r>
        <w:r w:rsidRPr="00611FF6">
          <w:rPr>
            <w:color w:val="080808"/>
            <w:sz w:val="18"/>
            <w:szCs w:val="18"/>
            <w:rPrChange w:id="1728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29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730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731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732" w:author="Carlos Rosales" w:date="2025-07-24T09:35:00Z">
              <w:rPr>
                <w:color w:val="000000"/>
              </w:rPr>
            </w:rPrChange>
          </w:rPr>
          <w:t>String</w:t>
        </w:r>
        <w:proofErr w:type="spellEnd"/>
        <w:r w:rsidRPr="00611FF6">
          <w:rPr>
            <w:color w:val="000000"/>
            <w:sz w:val="18"/>
            <w:szCs w:val="18"/>
            <w:rPrChange w:id="1733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734" w:author="Carlos Rosales" w:date="2025-07-24T09:35:00Z">
              <w:rPr>
                <w:color w:val="871094"/>
              </w:rPr>
            </w:rPrChange>
          </w:rPr>
          <w:t>estado</w:t>
        </w:r>
        <w:r w:rsidRPr="00611FF6">
          <w:rPr>
            <w:color w:val="080808"/>
            <w:sz w:val="18"/>
            <w:szCs w:val="18"/>
            <w:rPrChange w:id="173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736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37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1738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739" w:author="Carlos Rosales" w:date="2025-07-24T09:35:00Z">
              <w:rPr>
                <w:color w:val="067D17"/>
              </w:rPr>
            </w:rPrChange>
          </w:rPr>
          <w:t>"total"</w:t>
        </w:r>
        <w:r w:rsidRPr="00611FF6">
          <w:rPr>
            <w:color w:val="080808"/>
            <w:sz w:val="18"/>
            <w:szCs w:val="18"/>
            <w:rPrChange w:id="1740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41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742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743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744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45" w:author="Carlos Rosales" w:date="2025-07-24T09:35:00Z">
              <w:rPr>
                <w:color w:val="080808"/>
              </w:rPr>
            </w:rPrChange>
          </w:rPr>
          <w:t>precision</w:t>
        </w:r>
        <w:proofErr w:type="spellEnd"/>
        <w:r w:rsidRPr="00611FF6">
          <w:rPr>
            <w:color w:val="080808"/>
            <w:sz w:val="18"/>
            <w:szCs w:val="18"/>
            <w:rPrChange w:id="1746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747" w:author="Carlos Rosales" w:date="2025-07-24T09:35:00Z">
              <w:rPr>
                <w:color w:val="1750EB"/>
              </w:rPr>
            </w:rPrChange>
          </w:rPr>
          <w:t>10</w:t>
        </w:r>
        <w:r w:rsidRPr="00611FF6">
          <w:rPr>
            <w:color w:val="080808"/>
            <w:sz w:val="18"/>
            <w:szCs w:val="18"/>
            <w:rPrChange w:id="174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49" w:author="Carlos Rosales" w:date="2025-07-24T09:35:00Z">
              <w:rPr>
                <w:color w:val="080808"/>
              </w:rPr>
            </w:rPrChange>
          </w:rPr>
          <w:t>scale</w:t>
        </w:r>
        <w:proofErr w:type="spellEnd"/>
        <w:r w:rsidRPr="00611FF6">
          <w:rPr>
            <w:color w:val="080808"/>
            <w:sz w:val="18"/>
            <w:szCs w:val="18"/>
            <w:rPrChange w:id="175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1751" w:author="Carlos Rosales" w:date="2025-07-24T09:35:00Z">
              <w:rPr>
                <w:color w:val="1750EB"/>
              </w:rPr>
            </w:rPrChange>
          </w:rPr>
          <w:t>2</w:t>
        </w:r>
        <w:r w:rsidRPr="00611FF6">
          <w:rPr>
            <w:color w:val="080808"/>
            <w:sz w:val="18"/>
            <w:szCs w:val="18"/>
            <w:rPrChange w:id="1752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53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754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755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756" w:author="Carlos Rosales" w:date="2025-07-24T09:35:00Z">
              <w:rPr>
                <w:color w:val="000000"/>
              </w:rPr>
            </w:rPrChange>
          </w:rPr>
          <w:t>BigDecimal</w:t>
        </w:r>
        <w:proofErr w:type="spellEnd"/>
        <w:r w:rsidRPr="00611FF6">
          <w:rPr>
            <w:color w:val="000000"/>
            <w:sz w:val="18"/>
            <w:szCs w:val="18"/>
            <w:rPrChange w:id="1757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1758" w:author="Carlos Rosales" w:date="2025-07-24T09:35:00Z">
              <w:rPr>
                <w:color w:val="871094"/>
              </w:rPr>
            </w:rPrChange>
          </w:rPr>
          <w:t>total</w:t>
        </w:r>
        <w:r w:rsidRPr="00611FF6">
          <w:rPr>
            <w:color w:val="080808"/>
            <w:sz w:val="18"/>
            <w:szCs w:val="18"/>
            <w:rPrChange w:id="1759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760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761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i/>
            <w:iCs/>
            <w:color w:val="8C8C8C"/>
            <w:sz w:val="18"/>
            <w:szCs w:val="18"/>
            <w:rPrChange w:id="1762" w:author="Carlos Rosales" w:date="2025-07-24T09:35:00Z">
              <w:rPr>
                <w:i/>
                <w:iCs/>
                <w:color w:val="8C8C8C"/>
              </w:rPr>
            </w:rPrChange>
          </w:rPr>
          <w:t>//relaciones con Cliente, Mesa y Usuario</w:t>
        </w:r>
        <w:r w:rsidRPr="00611FF6">
          <w:rPr>
            <w:i/>
            <w:iCs/>
            <w:color w:val="8C8C8C"/>
            <w:sz w:val="18"/>
            <w:szCs w:val="18"/>
            <w:rPrChange w:id="1763" w:author="Carlos Rosales" w:date="2025-07-24T09:35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64" w:author="Carlos Rosales" w:date="2025-07-24T09:35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1765" w:author="Carlos Rosales" w:date="2025-07-24T09:35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1766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767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768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769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70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71" w:author="Carlos Rosales" w:date="2025-07-24T09:35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1772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773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774" w:author="Carlos Rosales" w:date="2025-07-24T09:35:00Z">
              <w:rPr>
                <w:color w:val="067D17"/>
              </w:rPr>
            </w:rPrChange>
          </w:rPr>
          <w:t>cliente_id</w:t>
        </w:r>
        <w:proofErr w:type="spellEnd"/>
        <w:r w:rsidRPr="00611FF6">
          <w:rPr>
            <w:color w:val="067D17"/>
            <w:sz w:val="18"/>
            <w:szCs w:val="18"/>
            <w:rPrChange w:id="1775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776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77" w:author="Carlos Rosales" w:date="2025-07-24T09:35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1778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779" w:author="Carlos Rosales" w:date="2025-07-24T09:35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1780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781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782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783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784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85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786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787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788" w:author="Carlos Rosales" w:date="2025-07-24T09:35:00Z">
              <w:rPr>
                <w:color w:val="000000"/>
              </w:rPr>
            </w:rPrChange>
          </w:rPr>
          <w:t xml:space="preserve">Cliente </w:t>
        </w:r>
        <w:proofErr w:type="spellStart"/>
        <w:r w:rsidRPr="00611FF6">
          <w:rPr>
            <w:color w:val="871094"/>
            <w:sz w:val="18"/>
            <w:szCs w:val="18"/>
            <w:rPrChange w:id="1789" w:author="Carlos Rosales" w:date="2025-07-24T09:35:00Z">
              <w:rPr>
                <w:color w:val="871094"/>
              </w:rPr>
            </w:rPrChange>
          </w:rPr>
          <w:t>cliente</w:t>
        </w:r>
        <w:proofErr w:type="spellEnd"/>
        <w:r w:rsidRPr="00611FF6">
          <w:rPr>
            <w:color w:val="080808"/>
            <w:sz w:val="18"/>
            <w:szCs w:val="18"/>
            <w:rPrChange w:id="179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791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792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793" w:author="Carlos Rosales" w:date="2025-07-24T09:35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1794" w:author="Carlos Rosales" w:date="2025-07-24T09:35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1795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796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797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798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799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800" w:author="Carlos Rosales" w:date="2025-07-24T09:35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1801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802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803" w:author="Carlos Rosales" w:date="2025-07-24T09:35:00Z">
              <w:rPr>
                <w:color w:val="067D17"/>
              </w:rPr>
            </w:rPrChange>
          </w:rPr>
          <w:t>mesa_id</w:t>
        </w:r>
        <w:proofErr w:type="spellEnd"/>
        <w:r w:rsidRPr="00611FF6">
          <w:rPr>
            <w:color w:val="067D17"/>
            <w:sz w:val="18"/>
            <w:szCs w:val="18"/>
            <w:rPrChange w:id="1804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805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06" w:author="Carlos Rosales" w:date="2025-07-24T09:35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1807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808" w:author="Carlos Rosales" w:date="2025-07-24T09:35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1809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10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811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812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813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814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815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816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817" w:author="Carlos Rosales" w:date="2025-07-24T09:35:00Z">
              <w:rPr>
                <w:color w:val="000000"/>
              </w:rPr>
            </w:rPrChange>
          </w:rPr>
          <w:t xml:space="preserve">Mesa </w:t>
        </w:r>
        <w:proofErr w:type="spellStart"/>
        <w:r w:rsidRPr="00611FF6">
          <w:rPr>
            <w:color w:val="871094"/>
            <w:sz w:val="18"/>
            <w:szCs w:val="18"/>
            <w:rPrChange w:id="1818" w:author="Carlos Rosales" w:date="2025-07-24T09:35:00Z">
              <w:rPr>
                <w:color w:val="871094"/>
              </w:rPr>
            </w:rPrChange>
          </w:rPr>
          <w:t>mesa</w:t>
        </w:r>
        <w:proofErr w:type="spellEnd"/>
        <w:r w:rsidRPr="00611FF6">
          <w:rPr>
            <w:color w:val="080808"/>
            <w:sz w:val="18"/>
            <w:szCs w:val="18"/>
            <w:rPrChange w:id="1819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820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821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822" w:author="Carlos Rosales" w:date="2025-07-24T09:35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1823" w:author="Carlos Rosales" w:date="2025-07-24T09:35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1824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825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826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827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828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829" w:author="Carlos Rosales" w:date="2025-07-24T09:35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1830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831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832" w:author="Carlos Rosales" w:date="2025-07-24T09:35:00Z">
              <w:rPr>
                <w:color w:val="067D17"/>
              </w:rPr>
            </w:rPrChange>
          </w:rPr>
          <w:t>usuario_id</w:t>
        </w:r>
        <w:proofErr w:type="spellEnd"/>
        <w:r w:rsidRPr="00611FF6">
          <w:rPr>
            <w:color w:val="067D17"/>
            <w:sz w:val="18"/>
            <w:szCs w:val="18"/>
            <w:rPrChange w:id="1833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834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35" w:author="Carlos Rosales" w:date="2025-07-24T09:35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1836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837" w:author="Carlos Rosales" w:date="2025-07-24T09:35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183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39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184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841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1842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843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844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845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1846" w:author="Carlos Rosales" w:date="2025-07-24T09:35:00Z">
              <w:rPr>
                <w:color w:val="000000"/>
              </w:rPr>
            </w:rPrChange>
          </w:rPr>
          <w:t xml:space="preserve">Usuario </w:t>
        </w:r>
        <w:proofErr w:type="spellStart"/>
        <w:r w:rsidRPr="00611FF6">
          <w:rPr>
            <w:color w:val="871094"/>
            <w:sz w:val="18"/>
            <w:szCs w:val="18"/>
            <w:rPrChange w:id="1847" w:author="Carlos Rosales" w:date="2025-07-24T09:35:00Z">
              <w:rPr>
                <w:color w:val="871094"/>
              </w:rPr>
            </w:rPrChange>
          </w:rPr>
          <w:t>usuario</w:t>
        </w:r>
        <w:proofErr w:type="spellEnd"/>
        <w:r w:rsidRPr="00611FF6">
          <w:rPr>
            <w:color w:val="080808"/>
            <w:sz w:val="18"/>
            <w:szCs w:val="18"/>
            <w:rPrChange w:id="1848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849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850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i/>
            <w:iCs/>
            <w:color w:val="8C8C8C"/>
            <w:sz w:val="18"/>
            <w:szCs w:val="18"/>
            <w:rPrChange w:id="1851" w:author="Carlos Rosales" w:date="2025-07-24T09:35:00Z">
              <w:rPr>
                <w:i/>
                <w:iCs/>
                <w:color w:val="8C8C8C"/>
              </w:rPr>
            </w:rPrChange>
          </w:rPr>
          <w:t>//</w:t>
        </w:r>
        <w:proofErr w:type="spellStart"/>
        <w:r w:rsidRPr="00611FF6">
          <w:rPr>
            <w:i/>
            <w:iCs/>
            <w:color w:val="8C8C8C"/>
            <w:sz w:val="18"/>
            <w:szCs w:val="18"/>
            <w:rPrChange w:id="1852" w:author="Carlos Rosales" w:date="2025-07-24T09:35:00Z">
              <w:rPr>
                <w:i/>
                <w:iCs/>
                <w:color w:val="8C8C8C"/>
              </w:rPr>
            </w:rPrChange>
          </w:rPr>
          <w:t>relacion</w:t>
        </w:r>
        <w:proofErr w:type="spellEnd"/>
        <w:r w:rsidRPr="00611FF6">
          <w:rPr>
            <w:i/>
            <w:iCs/>
            <w:color w:val="8C8C8C"/>
            <w:sz w:val="18"/>
            <w:szCs w:val="18"/>
            <w:rPrChange w:id="1853" w:author="Carlos Rosales" w:date="2025-07-24T09:35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611FF6">
          <w:rPr>
            <w:i/>
            <w:iCs/>
            <w:color w:val="8C8C8C"/>
            <w:sz w:val="18"/>
            <w:szCs w:val="18"/>
            <w:rPrChange w:id="1854" w:author="Carlos Rosales" w:date="2025-07-24T09:35:00Z">
              <w:rPr>
                <w:i/>
                <w:iCs/>
                <w:color w:val="8C8C8C"/>
              </w:rPr>
            </w:rPrChange>
          </w:rPr>
          <w:t>OneToMany</w:t>
        </w:r>
        <w:proofErr w:type="spellEnd"/>
        <w:r w:rsidRPr="00611FF6">
          <w:rPr>
            <w:i/>
            <w:iCs/>
            <w:color w:val="8C8C8C"/>
            <w:sz w:val="18"/>
            <w:szCs w:val="18"/>
            <w:rPrChange w:id="1855" w:author="Carlos Rosales" w:date="2025-07-24T09:35:00Z">
              <w:rPr>
                <w:i/>
                <w:iCs/>
                <w:color w:val="8C8C8C"/>
              </w:rPr>
            </w:rPrChange>
          </w:rPr>
          <w:t xml:space="preserve"> con </w:t>
        </w:r>
        <w:proofErr w:type="spellStart"/>
        <w:r w:rsidRPr="00611FF6">
          <w:rPr>
            <w:i/>
            <w:iCs/>
            <w:color w:val="8C8C8C"/>
            <w:sz w:val="18"/>
            <w:szCs w:val="18"/>
            <w:rPrChange w:id="1856" w:author="Carlos Rosales" w:date="2025-07-24T09:35:00Z">
              <w:rPr>
                <w:i/>
                <w:iCs/>
                <w:color w:val="8C8C8C"/>
              </w:rPr>
            </w:rPrChange>
          </w:rPr>
          <w:t>DetalleOrden</w:t>
        </w:r>
        <w:proofErr w:type="spellEnd"/>
        <w:r w:rsidRPr="00611FF6">
          <w:rPr>
            <w:i/>
            <w:iCs/>
            <w:color w:val="8C8C8C"/>
            <w:sz w:val="18"/>
            <w:szCs w:val="18"/>
            <w:rPrChange w:id="1857" w:author="Carlos Rosales" w:date="2025-07-24T09:35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858" w:author="Carlos Rosales" w:date="2025-07-24T09:35:00Z">
              <w:rPr>
                <w:color w:val="9E880D"/>
              </w:rPr>
            </w:rPrChange>
          </w:rPr>
          <w:t>@OneToMany</w:t>
        </w:r>
        <w:r w:rsidRPr="00611FF6">
          <w:rPr>
            <w:color w:val="080808"/>
            <w:sz w:val="18"/>
            <w:szCs w:val="18"/>
            <w:rPrChange w:id="1859" w:author="Carlos Rosales" w:date="2025-07-24T09:35:00Z">
              <w:rPr>
                <w:color w:val="080808"/>
              </w:rPr>
            </w:rPrChange>
          </w:rPr>
          <w:t xml:space="preserve">(mappedBy = </w:t>
        </w:r>
        <w:r w:rsidRPr="00611FF6">
          <w:rPr>
            <w:color w:val="067D17"/>
            <w:sz w:val="18"/>
            <w:szCs w:val="18"/>
            <w:rPrChange w:id="1860" w:author="Carlos Rosales" w:date="2025-07-24T09:35:00Z">
              <w:rPr>
                <w:color w:val="067D17"/>
              </w:rPr>
            </w:rPrChange>
          </w:rPr>
          <w:t>"orden"</w:t>
        </w:r>
        <w:r w:rsidRPr="00611FF6">
          <w:rPr>
            <w:color w:val="080808"/>
            <w:sz w:val="18"/>
            <w:szCs w:val="18"/>
            <w:rPrChange w:id="1861" w:author="Carlos Rosales" w:date="2025-07-24T09:35:00Z">
              <w:rPr>
                <w:color w:val="080808"/>
              </w:rPr>
            </w:rPrChange>
          </w:rPr>
          <w:t xml:space="preserve">, cascade = </w:t>
        </w:r>
        <w:proofErr w:type="spellStart"/>
        <w:r w:rsidRPr="00611FF6">
          <w:rPr>
            <w:color w:val="000000"/>
            <w:sz w:val="18"/>
            <w:szCs w:val="18"/>
            <w:rPrChange w:id="1862" w:author="Carlos Rosales" w:date="2025-07-24T09:35:00Z">
              <w:rPr>
                <w:color w:val="000000"/>
              </w:rPr>
            </w:rPrChange>
          </w:rPr>
          <w:t>CascadeType</w:t>
        </w:r>
        <w:r w:rsidRPr="00611FF6">
          <w:rPr>
            <w:color w:val="080808"/>
            <w:sz w:val="18"/>
            <w:szCs w:val="18"/>
            <w:rPrChange w:id="1863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864" w:author="Carlos Rosales" w:date="2025-07-24T09:35:00Z">
              <w:rPr>
                <w:i/>
                <w:iCs/>
                <w:color w:val="871094"/>
              </w:rPr>
            </w:rPrChange>
          </w:rPr>
          <w:t>ALL</w:t>
        </w:r>
        <w:proofErr w:type="spellEnd"/>
        <w:r w:rsidRPr="00611FF6">
          <w:rPr>
            <w:color w:val="080808"/>
            <w:sz w:val="18"/>
            <w:szCs w:val="18"/>
            <w:rPrChange w:id="1865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66" w:author="Carlos Rosales" w:date="2025-07-24T09:35:00Z">
              <w:rPr>
                <w:color w:val="080808"/>
              </w:rPr>
            </w:rPrChange>
          </w:rPr>
          <w:t>orphanRemoval</w:t>
        </w:r>
        <w:proofErr w:type="spellEnd"/>
        <w:r w:rsidRPr="00611FF6">
          <w:rPr>
            <w:color w:val="080808"/>
            <w:sz w:val="18"/>
            <w:szCs w:val="18"/>
            <w:rPrChange w:id="1867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1868" w:author="Carlos Rosales" w:date="2025-07-24T09:35:00Z">
              <w:rPr>
                <w:color w:val="0033B3"/>
              </w:rPr>
            </w:rPrChange>
          </w:rPr>
          <w:t>true</w:t>
        </w:r>
        <w:r w:rsidRPr="00611FF6">
          <w:rPr>
            <w:color w:val="080808"/>
            <w:sz w:val="18"/>
            <w:szCs w:val="18"/>
            <w:rPrChange w:id="1869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870" w:author="Carlos Rosales" w:date="2025-07-24T09:35:00Z">
              <w:rPr>
                <w:color w:val="080808"/>
              </w:rPr>
            </w:rPrChange>
          </w:rPr>
          <w:t>fetch</w:t>
        </w:r>
        <w:proofErr w:type="spellEnd"/>
        <w:r w:rsidRPr="00611FF6">
          <w:rPr>
            <w:color w:val="080808"/>
            <w:sz w:val="18"/>
            <w:szCs w:val="18"/>
            <w:rPrChange w:id="1871" w:author="Carlos Rosales" w:date="2025-07-24T09:35:00Z">
              <w:rPr>
                <w:color w:val="080808"/>
              </w:rPr>
            </w:rPrChange>
          </w:rPr>
          <w:t xml:space="preserve"> = </w:t>
        </w:r>
        <w:proofErr w:type="spellStart"/>
        <w:r w:rsidRPr="00611FF6">
          <w:rPr>
            <w:color w:val="000000"/>
            <w:sz w:val="18"/>
            <w:szCs w:val="18"/>
            <w:rPrChange w:id="1872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1873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1874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1875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876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877" w:author="Carlos Rosales" w:date="2025-07-24T09:35:00Z">
              <w:rPr>
                <w:color w:val="9E880D"/>
              </w:rPr>
            </w:rPrChange>
          </w:rPr>
          <w:t xml:space="preserve">@JsonManagedReference </w:t>
        </w:r>
        <w:r w:rsidRPr="00611FF6">
          <w:rPr>
            <w:i/>
            <w:iCs/>
            <w:color w:val="8C8C8C"/>
            <w:sz w:val="18"/>
            <w:szCs w:val="18"/>
            <w:rPrChange w:id="1878" w:author="Carlos Rosales" w:date="2025-07-24T09:35:00Z">
              <w:rPr>
                <w:i/>
                <w:iCs/>
                <w:color w:val="8C8C8C"/>
              </w:rPr>
            </w:rPrChange>
          </w:rPr>
          <w:t>//para evitar la recursividad infinita al serializar</w:t>
        </w:r>
        <w:r w:rsidRPr="00611FF6">
          <w:rPr>
            <w:i/>
            <w:iCs/>
            <w:color w:val="8C8C8C"/>
            <w:sz w:val="18"/>
            <w:szCs w:val="18"/>
            <w:rPrChange w:id="1879" w:author="Carlos Rosales" w:date="2025-07-24T09:35:00Z">
              <w:rPr>
                <w:i/>
                <w:iCs/>
                <w:color w:val="8C8C8C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1880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1881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882" w:author="Carlos Rosales" w:date="2025-07-24T09:35:00Z">
              <w:rPr>
                <w:color w:val="000000"/>
              </w:rPr>
            </w:rPrChange>
          </w:rPr>
          <w:t>List</w:t>
        </w:r>
        <w:proofErr w:type="spellEnd"/>
        <w:r w:rsidRPr="00611FF6">
          <w:rPr>
            <w:color w:val="080808"/>
            <w:sz w:val="18"/>
            <w:szCs w:val="18"/>
            <w:rPrChange w:id="1883" w:author="Carlos Rosales" w:date="2025-07-24T09:35:00Z">
              <w:rPr>
                <w:color w:val="080808"/>
              </w:rPr>
            </w:rPrChange>
          </w:rPr>
          <w:t>&lt;</w:t>
        </w:r>
        <w:proofErr w:type="spellStart"/>
        <w:r w:rsidRPr="00611FF6">
          <w:rPr>
            <w:color w:val="000000"/>
            <w:sz w:val="18"/>
            <w:szCs w:val="18"/>
            <w:rPrChange w:id="1884" w:author="Carlos Rosales" w:date="2025-07-24T09:35:00Z">
              <w:rPr>
                <w:color w:val="000000"/>
              </w:rPr>
            </w:rPrChange>
          </w:rPr>
          <w:t>DetalleOrden</w:t>
        </w:r>
        <w:proofErr w:type="spellEnd"/>
        <w:r w:rsidRPr="00611FF6">
          <w:rPr>
            <w:color w:val="080808"/>
            <w:sz w:val="18"/>
            <w:szCs w:val="18"/>
            <w:rPrChange w:id="1885" w:author="Carlos Rosales" w:date="2025-07-24T09:35:00Z">
              <w:rPr>
                <w:color w:val="080808"/>
              </w:rPr>
            </w:rPrChange>
          </w:rPr>
          <w:t xml:space="preserve">&gt; </w:t>
        </w:r>
        <w:proofErr w:type="spellStart"/>
        <w:r w:rsidRPr="00611FF6">
          <w:rPr>
            <w:color w:val="871094"/>
            <w:sz w:val="18"/>
            <w:szCs w:val="18"/>
            <w:rPrChange w:id="1886" w:author="Carlos Rosales" w:date="2025-07-24T09:35:00Z">
              <w:rPr>
                <w:color w:val="871094"/>
              </w:rPr>
            </w:rPrChange>
          </w:rPr>
          <w:t>detalleOrden</w:t>
        </w:r>
        <w:proofErr w:type="spellEnd"/>
        <w:r w:rsidRPr="00611FF6">
          <w:rPr>
            <w:color w:val="080808"/>
            <w:sz w:val="18"/>
            <w:szCs w:val="18"/>
            <w:rPrChange w:id="1887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888" w:author="Carlos Rosales" w:date="2025-07-24T09:35:00Z">
              <w:rPr>
                <w:color w:val="080808"/>
              </w:rPr>
            </w:rPrChange>
          </w:rPr>
          <w:br/>
          <w:t>}</w:t>
        </w:r>
      </w:ins>
    </w:p>
    <w:p w14:paraId="61D17EAF" w14:textId="50AF2B50" w:rsidR="00ED0D52" w:rsidRPr="00ED0D52" w:rsidRDefault="00ED0D52">
      <w:pPr>
        <w:spacing w:line="240" w:lineRule="auto"/>
        <w:ind w:firstLine="0"/>
        <w:jc w:val="left"/>
        <w:rPr>
          <w:ins w:id="1889" w:author="Carlos Rosales" w:date="2025-07-24T07:09:00Z"/>
          <w:b/>
          <w:bCs/>
          <w:rPrChange w:id="1890" w:author="Carlos Rosales" w:date="2025-07-24T07:30:00Z">
            <w:rPr>
              <w:ins w:id="1891" w:author="Carlos Rosales" w:date="2025-07-24T07:09:00Z"/>
            </w:rPr>
          </w:rPrChange>
        </w:rPr>
        <w:pPrChange w:id="1892" w:author="Carlos Rosales" w:date="2025-07-24T07:30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</w:p>
    <w:p w14:paraId="36F78185" w14:textId="2EEA0ED6" w:rsidR="00ED0D52" w:rsidRDefault="00ED0D52" w:rsidP="00ED0D52">
      <w:pPr>
        <w:pStyle w:val="Prrafodelista"/>
        <w:numPr>
          <w:ilvl w:val="0"/>
          <w:numId w:val="6"/>
        </w:numPr>
        <w:spacing w:line="240" w:lineRule="auto"/>
        <w:jc w:val="left"/>
        <w:rPr>
          <w:ins w:id="1893" w:author="Carlos Rosales" w:date="2025-07-24T07:31:00Z"/>
          <w:b/>
          <w:bCs/>
        </w:rPr>
      </w:pPr>
      <w:ins w:id="1894" w:author="Carlos Rosales" w:date="2025-07-24T07:30:00Z">
        <w:r>
          <w:rPr>
            <w:b/>
            <w:bCs/>
          </w:rPr>
          <w:t xml:space="preserve">Modificaciones en </w:t>
        </w:r>
      </w:ins>
      <w:ins w:id="1895" w:author="Carlos Rosales" w:date="2025-07-24T07:31:00Z">
        <w:r>
          <w:rPr>
            <w:b/>
            <w:bCs/>
          </w:rPr>
          <w:t>Detalle</w:t>
        </w:r>
      </w:ins>
      <w:ins w:id="1896" w:author="Carlos Rosales" w:date="2025-07-24T07:30:00Z">
        <w:r>
          <w:rPr>
            <w:b/>
            <w:bCs/>
          </w:rPr>
          <w:t>Orden.jav</w:t>
        </w:r>
      </w:ins>
      <w:ins w:id="1897" w:author="Carlos Rosales" w:date="2025-07-24T07:31:00Z">
        <w:r>
          <w:rPr>
            <w:b/>
            <w:bCs/>
          </w:rPr>
          <w:t>a</w:t>
        </w:r>
      </w:ins>
    </w:p>
    <w:p w14:paraId="5686B759" w14:textId="77777777" w:rsidR="00ED0D52" w:rsidRPr="00611FF6" w:rsidRDefault="00ED0D52">
      <w:pPr>
        <w:pStyle w:val="HTMLconformatoprevio"/>
        <w:shd w:val="clear" w:color="auto" w:fill="FFFFFF"/>
        <w:rPr>
          <w:ins w:id="1898" w:author="Carlos Rosales" w:date="2025-07-24T07:31:00Z"/>
          <w:color w:val="080808"/>
          <w:sz w:val="18"/>
          <w:szCs w:val="18"/>
          <w:rPrChange w:id="1899" w:author="Carlos Rosales" w:date="2025-07-24T09:35:00Z">
            <w:rPr>
              <w:ins w:id="1900" w:author="Carlos Rosales" w:date="2025-07-24T07:31:00Z"/>
              <w:color w:val="080808"/>
            </w:rPr>
          </w:rPrChange>
        </w:rPr>
        <w:pPrChange w:id="1901" w:author="Carlos Rosales" w:date="2025-07-24T09:33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1902" w:author="Carlos Rosales" w:date="2025-07-24T07:31:00Z">
        <w:r w:rsidRPr="00611FF6">
          <w:rPr>
            <w:color w:val="0033B3"/>
            <w:sz w:val="18"/>
            <w:szCs w:val="18"/>
            <w:rPrChange w:id="1903" w:author="Carlos Rosales" w:date="2025-07-24T09:35:00Z">
              <w:rPr>
                <w:color w:val="0033B3"/>
              </w:rPr>
            </w:rPrChange>
          </w:rPr>
          <w:t>package</w:t>
        </w:r>
        <w:proofErr w:type="spellEnd"/>
        <w:r w:rsidRPr="00611FF6">
          <w:rPr>
            <w:color w:val="0033B3"/>
            <w:sz w:val="18"/>
            <w:szCs w:val="18"/>
            <w:rPrChange w:id="1904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05" w:author="Carlos Rosales" w:date="2025-07-24T09:35:00Z">
              <w:rPr>
                <w:color w:val="000000"/>
              </w:rPr>
            </w:rPrChange>
          </w:rPr>
          <w:t>com.devsoft.orders_api.entities</w:t>
        </w:r>
        <w:proofErr w:type="spellEnd"/>
        <w:r w:rsidRPr="00611FF6">
          <w:rPr>
            <w:color w:val="080808"/>
            <w:sz w:val="18"/>
            <w:szCs w:val="18"/>
            <w:rPrChange w:id="1906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07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908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09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10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11" w:author="Carlos Rosales" w:date="2025-07-24T09:35:00Z">
              <w:rPr>
                <w:color w:val="000000"/>
              </w:rPr>
            </w:rPrChange>
          </w:rPr>
          <w:t>com.fasterxml.jackson.annotation.</w:t>
        </w:r>
        <w:r w:rsidRPr="00611FF6">
          <w:rPr>
            <w:color w:val="9E880D"/>
            <w:sz w:val="18"/>
            <w:szCs w:val="18"/>
            <w:rPrChange w:id="1912" w:author="Carlos Rosales" w:date="2025-07-24T09:35:00Z">
              <w:rPr>
                <w:color w:val="9E880D"/>
              </w:rPr>
            </w:rPrChange>
          </w:rPr>
          <w:t>JsonBackReference</w:t>
        </w:r>
        <w:proofErr w:type="spellEnd"/>
        <w:r w:rsidRPr="00611FF6">
          <w:rPr>
            <w:color w:val="080808"/>
            <w:sz w:val="18"/>
            <w:szCs w:val="18"/>
            <w:rPrChange w:id="1913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14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15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16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17" w:author="Carlos Rosales" w:date="2025-07-24T09:35:00Z">
              <w:rPr>
                <w:color w:val="000000"/>
              </w:rPr>
            </w:rPrChange>
          </w:rPr>
          <w:t>jakarta.persistence</w:t>
        </w:r>
        <w:proofErr w:type="spellEnd"/>
        <w:r w:rsidRPr="00611FF6">
          <w:rPr>
            <w:color w:val="000000"/>
            <w:sz w:val="18"/>
            <w:szCs w:val="18"/>
            <w:rPrChange w:id="1918" w:author="Carlos Rosales" w:date="2025-07-24T09:35:00Z">
              <w:rPr>
                <w:color w:val="000000"/>
              </w:rPr>
            </w:rPrChange>
          </w:rPr>
          <w:t>.</w:t>
        </w:r>
        <w:r w:rsidRPr="00611FF6">
          <w:rPr>
            <w:color w:val="080808"/>
            <w:sz w:val="18"/>
            <w:szCs w:val="18"/>
            <w:rPrChange w:id="1919" w:author="Carlos Rosales" w:date="2025-07-24T09:35:00Z">
              <w:rPr>
                <w:color w:val="080808"/>
              </w:rPr>
            </w:rPrChange>
          </w:rPr>
          <w:t>*;</w:t>
        </w:r>
        <w:r w:rsidRPr="00611FF6">
          <w:rPr>
            <w:color w:val="080808"/>
            <w:sz w:val="18"/>
            <w:szCs w:val="18"/>
            <w:rPrChange w:id="1920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21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22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23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924" w:author="Carlos Rosales" w:date="2025-07-24T09:35:00Z">
              <w:rPr>
                <w:color w:val="9E880D"/>
              </w:rPr>
            </w:rPrChange>
          </w:rPr>
          <w:t>AllArgsConstructor</w:t>
        </w:r>
        <w:proofErr w:type="spellEnd"/>
        <w:r w:rsidRPr="00611FF6">
          <w:rPr>
            <w:color w:val="080808"/>
            <w:sz w:val="18"/>
            <w:szCs w:val="18"/>
            <w:rPrChange w:id="192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2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27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2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29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930" w:author="Carlos Rosales" w:date="2025-07-24T09:35:00Z">
              <w:rPr>
                <w:color w:val="9E880D"/>
              </w:rPr>
            </w:rPrChange>
          </w:rPr>
          <w:t>Getter</w:t>
        </w:r>
        <w:proofErr w:type="spellEnd"/>
        <w:r w:rsidRPr="00611FF6">
          <w:rPr>
            <w:color w:val="080808"/>
            <w:sz w:val="18"/>
            <w:szCs w:val="18"/>
            <w:rPrChange w:id="1931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32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33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34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35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936" w:author="Carlos Rosales" w:date="2025-07-24T09:35:00Z">
              <w:rPr>
                <w:color w:val="9E880D"/>
              </w:rPr>
            </w:rPrChange>
          </w:rPr>
          <w:t>NoArgsConstructor</w:t>
        </w:r>
        <w:proofErr w:type="spellEnd"/>
        <w:r w:rsidRPr="00611FF6">
          <w:rPr>
            <w:color w:val="080808"/>
            <w:sz w:val="18"/>
            <w:szCs w:val="18"/>
            <w:rPrChange w:id="1937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38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39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40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41" w:author="Carlos Rosales" w:date="2025-07-24T09:35:00Z">
              <w:rPr>
                <w:color w:val="000000"/>
              </w:rPr>
            </w:rPrChange>
          </w:rPr>
          <w:t>lombok.</w:t>
        </w:r>
        <w:r w:rsidRPr="00611FF6">
          <w:rPr>
            <w:color w:val="9E880D"/>
            <w:sz w:val="18"/>
            <w:szCs w:val="18"/>
            <w:rPrChange w:id="1942" w:author="Carlos Rosales" w:date="2025-07-24T09:35:00Z">
              <w:rPr>
                <w:color w:val="9E880D"/>
              </w:rPr>
            </w:rPrChange>
          </w:rPr>
          <w:t>Setter</w:t>
        </w:r>
        <w:proofErr w:type="spellEnd"/>
        <w:r w:rsidRPr="00611FF6">
          <w:rPr>
            <w:color w:val="080808"/>
            <w:sz w:val="18"/>
            <w:szCs w:val="18"/>
            <w:rPrChange w:id="1943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44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945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46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47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48" w:author="Carlos Rosales" w:date="2025-07-24T09:35:00Z">
              <w:rPr>
                <w:color w:val="000000"/>
              </w:rPr>
            </w:rPrChange>
          </w:rPr>
          <w:t>java.io.</w:t>
        </w:r>
        <w:r w:rsidRPr="00611FF6">
          <w:rPr>
            <w:color w:val="9E880D"/>
            <w:sz w:val="18"/>
            <w:szCs w:val="18"/>
            <w:rPrChange w:id="1949" w:author="Carlos Rosales" w:date="2025-07-24T09:35:00Z">
              <w:rPr>
                <w:color w:val="9E880D"/>
              </w:rPr>
            </w:rPrChange>
          </w:rPr>
          <w:t>Serial</w:t>
        </w:r>
        <w:proofErr w:type="spellEnd"/>
        <w:r w:rsidRPr="00611FF6">
          <w:rPr>
            <w:color w:val="080808"/>
            <w:sz w:val="18"/>
            <w:szCs w:val="18"/>
            <w:rPrChange w:id="195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51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52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53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54" w:author="Carlos Rosales" w:date="2025-07-24T09:35:00Z">
              <w:rPr>
                <w:color w:val="000000"/>
              </w:rPr>
            </w:rPrChange>
          </w:rPr>
          <w:t>java.io.Serializable</w:t>
        </w:r>
        <w:proofErr w:type="spellEnd"/>
        <w:r w:rsidRPr="00611FF6">
          <w:rPr>
            <w:color w:val="080808"/>
            <w:sz w:val="18"/>
            <w:szCs w:val="18"/>
            <w:rPrChange w:id="195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5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57" w:author="Carlos Rosales" w:date="2025-07-24T09:35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8"/>
            <w:szCs w:val="18"/>
            <w:rPrChange w:id="195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59" w:author="Carlos Rosales" w:date="2025-07-24T09:35:00Z">
              <w:rPr>
                <w:color w:val="000000"/>
              </w:rPr>
            </w:rPrChange>
          </w:rPr>
          <w:t>java.math.BigDecimal</w:t>
        </w:r>
        <w:proofErr w:type="spellEnd"/>
        <w:r w:rsidRPr="00611FF6">
          <w:rPr>
            <w:color w:val="080808"/>
            <w:sz w:val="18"/>
            <w:szCs w:val="18"/>
            <w:rPrChange w:id="196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1961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1962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9E880D"/>
            <w:sz w:val="18"/>
            <w:szCs w:val="18"/>
            <w:rPrChange w:id="1963" w:author="Carlos Rosales" w:date="2025-07-24T09:35:00Z">
              <w:rPr>
                <w:color w:val="9E880D"/>
              </w:rPr>
            </w:rPrChange>
          </w:rPr>
          <w:t>@Setter</w:t>
        </w:r>
        <w:r w:rsidRPr="00611FF6">
          <w:rPr>
            <w:color w:val="9E880D"/>
            <w:sz w:val="18"/>
            <w:szCs w:val="18"/>
            <w:rPrChange w:id="1964" w:author="Carlos Rosales" w:date="2025-07-24T09:35:00Z">
              <w:rPr>
                <w:color w:val="9E880D"/>
              </w:rPr>
            </w:rPrChange>
          </w:rPr>
          <w:br/>
          <w:t>@Getter</w:t>
        </w:r>
        <w:r w:rsidRPr="00611FF6">
          <w:rPr>
            <w:color w:val="9E880D"/>
            <w:sz w:val="18"/>
            <w:szCs w:val="18"/>
            <w:rPrChange w:id="1965" w:author="Carlos Rosales" w:date="2025-07-24T09:35:00Z">
              <w:rPr>
                <w:color w:val="9E880D"/>
              </w:rPr>
            </w:rPrChange>
          </w:rPr>
          <w:br/>
          <w:t>@NoArgsConstructor</w:t>
        </w:r>
        <w:r w:rsidRPr="00611FF6">
          <w:rPr>
            <w:color w:val="9E880D"/>
            <w:sz w:val="18"/>
            <w:szCs w:val="18"/>
            <w:rPrChange w:id="1966" w:author="Carlos Rosales" w:date="2025-07-24T09:35:00Z">
              <w:rPr>
                <w:color w:val="9E880D"/>
              </w:rPr>
            </w:rPrChange>
          </w:rPr>
          <w:br/>
          <w:t>@AllArgsConstructor</w:t>
        </w:r>
        <w:r w:rsidRPr="00611FF6">
          <w:rPr>
            <w:color w:val="9E880D"/>
            <w:sz w:val="18"/>
            <w:szCs w:val="18"/>
            <w:rPrChange w:id="1967" w:author="Carlos Rosales" w:date="2025-07-24T09:35:00Z">
              <w:rPr>
                <w:color w:val="9E880D"/>
              </w:rPr>
            </w:rPrChange>
          </w:rPr>
          <w:br/>
          <w:t>@Entity</w:t>
        </w:r>
        <w:r w:rsidRPr="00611FF6">
          <w:rPr>
            <w:color w:val="9E880D"/>
            <w:sz w:val="18"/>
            <w:szCs w:val="18"/>
            <w:rPrChange w:id="1968" w:author="Carlos Rosales" w:date="2025-07-24T09:35:00Z">
              <w:rPr>
                <w:color w:val="9E880D"/>
              </w:rPr>
            </w:rPrChange>
          </w:rPr>
          <w:br/>
          <w:t>@Table</w:t>
        </w:r>
        <w:r w:rsidRPr="00611FF6">
          <w:rPr>
            <w:color w:val="080808"/>
            <w:sz w:val="18"/>
            <w:szCs w:val="18"/>
            <w:rPrChange w:id="1969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1970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971" w:author="Carlos Rosales" w:date="2025-07-24T09:35:00Z">
              <w:rPr>
                <w:color w:val="067D17"/>
              </w:rPr>
            </w:rPrChange>
          </w:rPr>
          <w:t>detalle_ordenes</w:t>
        </w:r>
        <w:proofErr w:type="spellEnd"/>
        <w:r w:rsidRPr="00611FF6">
          <w:rPr>
            <w:color w:val="067D17"/>
            <w:sz w:val="18"/>
            <w:szCs w:val="18"/>
            <w:rPrChange w:id="1972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973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974" w:author="Carlos Rosales" w:date="2025-07-24T09:35:00Z">
              <w:rPr>
                <w:color w:val="080808"/>
              </w:rPr>
            </w:rPrChange>
          </w:rPr>
          <w:t>schema</w:t>
        </w:r>
        <w:proofErr w:type="spellEnd"/>
        <w:r w:rsidRPr="00611FF6">
          <w:rPr>
            <w:color w:val="080808"/>
            <w:sz w:val="18"/>
            <w:szCs w:val="18"/>
            <w:rPrChange w:id="1975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976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977" w:author="Carlos Rosales" w:date="2025-07-24T09:35:00Z">
              <w:rPr>
                <w:color w:val="067D17"/>
              </w:rPr>
            </w:rPrChange>
          </w:rPr>
          <w:t>public</w:t>
        </w:r>
        <w:proofErr w:type="spellEnd"/>
        <w:r w:rsidRPr="00611FF6">
          <w:rPr>
            <w:color w:val="067D17"/>
            <w:sz w:val="18"/>
            <w:szCs w:val="18"/>
            <w:rPrChange w:id="1978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979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1980" w:author="Carlos Rosales" w:date="2025-07-24T09:35:00Z">
              <w:rPr>
                <w:color w:val="080808"/>
              </w:rPr>
            </w:rPrChange>
          </w:rPr>
          <w:t>catalog</w:t>
        </w:r>
        <w:proofErr w:type="spellEnd"/>
        <w:r w:rsidRPr="00611FF6">
          <w:rPr>
            <w:color w:val="080808"/>
            <w:sz w:val="18"/>
            <w:szCs w:val="18"/>
            <w:rPrChange w:id="1981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1982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1983" w:author="Carlos Rosales" w:date="2025-07-24T09:35:00Z">
              <w:rPr>
                <w:color w:val="067D17"/>
              </w:rPr>
            </w:rPrChange>
          </w:rPr>
          <w:t>orders</w:t>
        </w:r>
        <w:proofErr w:type="spellEnd"/>
        <w:r w:rsidRPr="00611FF6">
          <w:rPr>
            <w:color w:val="067D17"/>
            <w:sz w:val="18"/>
            <w:szCs w:val="18"/>
            <w:rPrChange w:id="1984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1985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1986" w:author="Carlos Rosales" w:date="2025-07-24T09:35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8"/>
            <w:szCs w:val="18"/>
            <w:rPrChange w:id="1987" w:author="Carlos Rosales" w:date="2025-07-24T09:35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8"/>
            <w:szCs w:val="18"/>
            <w:rPrChange w:id="198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989" w:author="Carlos Rosales" w:date="2025-07-24T09:35:00Z">
              <w:rPr>
                <w:color w:val="0033B3"/>
              </w:rPr>
            </w:rPrChange>
          </w:rPr>
          <w:t>class</w:t>
        </w:r>
        <w:proofErr w:type="spellEnd"/>
        <w:r w:rsidRPr="00611FF6">
          <w:rPr>
            <w:color w:val="0033B3"/>
            <w:sz w:val="18"/>
            <w:szCs w:val="18"/>
            <w:rPrChange w:id="1990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91" w:author="Carlos Rosales" w:date="2025-07-24T09:35:00Z">
              <w:rPr>
                <w:color w:val="000000"/>
              </w:rPr>
            </w:rPrChange>
          </w:rPr>
          <w:t>DetalleOrden</w:t>
        </w:r>
        <w:proofErr w:type="spellEnd"/>
        <w:r w:rsidRPr="00611FF6">
          <w:rPr>
            <w:color w:val="000000"/>
            <w:sz w:val="18"/>
            <w:szCs w:val="18"/>
            <w:rPrChange w:id="1992" w:author="Carlos Rosales" w:date="2025-07-24T09:35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1993" w:author="Carlos Rosales" w:date="2025-07-24T09:35:00Z">
              <w:rPr>
                <w:color w:val="0033B3"/>
              </w:rPr>
            </w:rPrChange>
          </w:rPr>
          <w:t>implements</w:t>
        </w:r>
        <w:proofErr w:type="spellEnd"/>
        <w:r w:rsidRPr="00611FF6">
          <w:rPr>
            <w:color w:val="0033B3"/>
            <w:sz w:val="18"/>
            <w:szCs w:val="18"/>
            <w:rPrChange w:id="1994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1995" w:author="Carlos Rosales" w:date="2025-07-24T09:35:00Z">
              <w:rPr>
                <w:color w:val="000000"/>
              </w:rPr>
            </w:rPrChange>
          </w:rPr>
          <w:t>Serializable</w:t>
        </w:r>
        <w:proofErr w:type="spellEnd"/>
        <w:r w:rsidRPr="00611FF6">
          <w:rPr>
            <w:color w:val="000000"/>
            <w:sz w:val="18"/>
            <w:szCs w:val="18"/>
            <w:rPrChange w:id="1996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1997" w:author="Carlos Rosales" w:date="2025-07-24T09:35:00Z">
              <w:rPr>
                <w:color w:val="080808"/>
              </w:rPr>
            </w:rPrChange>
          </w:rPr>
          <w:t>{</w:t>
        </w:r>
        <w:r w:rsidRPr="00611FF6">
          <w:rPr>
            <w:color w:val="080808"/>
            <w:sz w:val="18"/>
            <w:szCs w:val="18"/>
            <w:rPrChange w:id="1998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1999" w:author="Carlos Rosales" w:date="2025-07-24T09:35:00Z">
              <w:rPr>
                <w:color w:val="9E880D"/>
              </w:rPr>
            </w:rPrChange>
          </w:rPr>
          <w:t>@Serial</w:t>
        </w:r>
        <w:r w:rsidRPr="00611FF6">
          <w:rPr>
            <w:color w:val="9E880D"/>
            <w:sz w:val="18"/>
            <w:szCs w:val="18"/>
            <w:rPrChange w:id="2000" w:author="Carlos Rosales" w:date="2025-07-24T09:35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001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002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2003" w:author="Carlos Rosales" w:date="2025-07-24T09:35:00Z">
              <w:rPr>
                <w:color w:val="0033B3"/>
              </w:rPr>
            </w:rPrChange>
          </w:rPr>
          <w:t>static</w:t>
        </w:r>
        <w:proofErr w:type="spellEnd"/>
        <w:r w:rsidRPr="00611FF6">
          <w:rPr>
            <w:color w:val="0033B3"/>
            <w:sz w:val="18"/>
            <w:szCs w:val="18"/>
            <w:rPrChange w:id="2004" w:author="Carlos Rosales" w:date="2025-07-24T09:35:00Z">
              <w:rPr>
                <w:color w:val="0033B3"/>
              </w:rPr>
            </w:rPrChange>
          </w:rPr>
          <w:t xml:space="preserve"> final </w:t>
        </w:r>
        <w:proofErr w:type="spellStart"/>
        <w:r w:rsidRPr="00611FF6">
          <w:rPr>
            <w:color w:val="0033B3"/>
            <w:sz w:val="18"/>
            <w:szCs w:val="18"/>
            <w:rPrChange w:id="2005" w:author="Carlos Rosales" w:date="2025-07-24T09:35:00Z">
              <w:rPr>
                <w:color w:val="0033B3"/>
              </w:rPr>
            </w:rPrChange>
          </w:rPr>
          <w:t>long</w:t>
        </w:r>
        <w:proofErr w:type="spellEnd"/>
        <w:r w:rsidRPr="00611FF6">
          <w:rPr>
            <w:color w:val="0033B3"/>
            <w:sz w:val="18"/>
            <w:szCs w:val="18"/>
            <w:rPrChange w:id="2006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i/>
            <w:iCs/>
            <w:color w:val="871094"/>
            <w:sz w:val="18"/>
            <w:szCs w:val="18"/>
            <w:rPrChange w:id="2007" w:author="Carlos Rosales" w:date="2025-07-24T09:35:00Z">
              <w:rPr>
                <w:i/>
                <w:iCs/>
                <w:color w:val="871094"/>
              </w:rPr>
            </w:rPrChange>
          </w:rPr>
          <w:t>serialVersionUID</w:t>
        </w:r>
        <w:proofErr w:type="spellEnd"/>
        <w:r w:rsidRPr="00611FF6">
          <w:rPr>
            <w:i/>
            <w:iCs/>
            <w:color w:val="871094"/>
            <w:sz w:val="18"/>
            <w:szCs w:val="18"/>
            <w:rPrChange w:id="2008" w:author="Carlos Rosales" w:date="2025-07-24T09:35:00Z">
              <w:rPr>
                <w:i/>
                <w:iCs/>
                <w:color w:val="871094"/>
              </w:rPr>
            </w:rPrChange>
          </w:rPr>
          <w:t xml:space="preserve"> </w:t>
        </w:r>
        <w:r w:rsidRPr="00611FF6">
          <w:rPr>
            <w:color w:val="080808"/>
            <w:sz w:val="18"/>
            <w:szCs w:val="18"/>
            <w:rPrChange w:id="2009" w:author="Carlos Rosales" w:date="2025-07-24T09:35:00Z">
              <w:rPr>
                <w:color w:val="080808"/>
              </w:rPr>
            </w:rPrChange>
          </w:rPr>
          <w:t xml:space="preserve">= </w:t>
        </w:r>
        <w:r w:rsidRPr="00611FF6">
          <w:rPr>
            <w:color w:val="1750EB"/>
            <w:sz w:val="18"/>
            <w:szCs w:val="18"/>
            <w:rPrChange w:id="2010" w:author="Carlos Rosales" w:date="2025-07-24T09:35:00Z">
              <w:rPr>
                <w:color w:val="1750EB"/>
              </w:rPr>
            </w:rPrChange>
          </w:rPr>
          <w:t>1L</w:t>
        </w:r>
        <w:r w:rsidRPr="00611FF6">
          <w:rPr>
            <w:color w:val="080808"/>
            <w:sz w:val="18"/>
            <w:szCs w:val="18"/>
            <w:rPrChange w:id="2011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012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013" w:author="Carlos Rosales" w:date="2025-07-24T09:35:00Z">
              <w:rPr>
                <w:color w:val="9E880D"/>
              </w:rPr>
            </w:rPrChange>
          </w:rPr>
          <w:t>@Id</w:t>
        </w:r>
        <w:r w:rsidRPr="00611FF6">
          <w:rPr>
            <w:color w:val="9E880D"/>
            <w:sz w:val="18"/>
            <w:szCs w:val="18"/>
            <w:rPrChange w:id="2014" w:author="Carlos Rosales" w:date="2025-07-24T09:35:00Z">
              <w:rPr>
                <w:color w:val="9E880D"/>
              </w:rPr>
            </w:rPrChange>
          </w:rPr>
          <w:br/>
          <w:t xml:space="preserve">    @GeneratedValue</w:t>
        </w:r>
        <w:r w:rsidRPr="00611FF6">
          <w:rPr>
            <w:color w:val="080808"/>
            <w:sz w:val="18"/>
            <w:szCs w:val="18"/>
            <w:rPrChange w:id="2015" w:author="Carlos Rosales" w:date="2025-07-24T09:35:00Z">
              <w:rPr>
                <w:color w:val="080808"/>
              </w:rPr>
            </w:rPrChange>
          </w:rPr>
          <w:t xml:space="preserve">(strategy = </w:t>
        </w:r>
        <w:proofErr w:type="spellStart"/>
        <w:r w:rsidRPr="00611FF6">
          <w:rPr>
            <w:color w:val="000000"/>
            <w:sz w:val="18"/>
            <w:szCs w:val="18"/>
            <w:rPrChange w:id="2016" w:author="Carlos Rosales" w:date="2025-07-24T09:35:00Z">
              <w:rPr>
                <w:color w:val="000000"/>
              </w:rPr>
            </w:rPrChange>
          </w:rPr>
          <w:t>GenerationType</w:t>
        </w:r>
        <w:r w:rsidRPr="00611FF6">
          <w:rPr>
            <w:color w:val="080808"/>
            <w:sz w:val="18"/>
            <w:szCs w:val="18"/>
            <w:rPrChange w:id="2017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2018" w:author="Carlos Rosales" w:date="2025-07-24T09:35:00Z">
              <w:rPr>
                <w:i/>
                <w:iCs/>
                <w:color w:val="871094"/>
              </w:rPr>
            </w:rPrChange>
          </w:rPr>
          <w:t>IDENTITY</w:t>
        </w:r>
        <w:proofErr w:type="spellEnd"/>
        <w:r w:rsidRPr="00611FF6">
          <w:rPr>
            <w:color w:val="080808"/>
            <w:sz w:val="18"/>
            <w:szCs w:val="18"/>
            <w:rPrChange w:id="2019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020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021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022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2023" w:author="Carlos Rosales" w:date="2025-07-24T09:35:00Z">
              <w:rPr>
                <w:color w:val="000000"/>
              </w:rPr>
            </w:rPrChange>
          </w:rPr>
          <w:t xml:space="preserve">Long </w:t>
        </w:r>
        <w:r w:rsidRPr="00611FF6">
          <w:rPr>
            <w:color w:val="871094"/>
            <w:sz w:val="18"/>
            <w:szCs w:val="18"/>
            <w:rPrChange w:id="2024" w:author="Carlos Rosales" w:date="2025-07-24T09:35:00Z">
              <w:rPr>
                <w:color w:val="871094"/>
              </w:rPr>
            </w:rPrChange>
          </w:rPr>
          <w:t>id</w:t>
        </w:r>
        <w:r w:rsidRPr="00611FF6">
          <w:rPr>
            <w:color w:val="080808"/>
            <w:sz w:val="18"/>
            <w:szCs w:val="18"/>
            <w:rPrChange w:id="202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026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027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2028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2029" w:author="Carlos Rosales" w:date="2025-07-24T09:35:00Z">
              <w:rPr>
                <w:color w:val="067D17"/>
              </w:rPr>
            </w:rPrChange>
          </w:rPr>
          <w:t>"cantidad"</w:t>
        </w:r>
        <w:r w:rsidRPr="00611FF6">
          <w:rPr>
            <w:color w:val="080808"/>
            <w:sz w:val="18"/>
            <w:szCs w:val="18"/>
            <w:rPrChange w:id="2030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31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2032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2033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2034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035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2036" w:author="Carlos Rosales" w:date="2025-07-24T09:35:00Z">
              <w:rPr>
                <w:color w:val="080808"/>
              </w:rPr>
            </w:rPrChange>
          </w:rPr>
          <w:lastRenderedPageBreak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037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038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8"/>
            <w:szCs w:val="18"/>
            <w:rPrChange w:id="2039" w:author="Carlos Rosales" w:date="2025-07-24T09:35:00Z">
              <w:rPr>
                <w:color w:val="0033B3"/>
              </w:rPr>
            </w:rPrChange>
          </w:rPr>
          <w:t>int</w:t>
        </w:r>
        <w:proofErr w:type="spellEnd"/>
        <w:r w:rsidRPr="00611FF6">
          <w:rPr>
            <w:color w:val="0033B3"/>
            <w:sz w:val="18"/>
            <w:szCs w:val="18"/>
            <w:rPrChange w:id="2040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2041" w:author="Carlos Rosales" w:date="2025-07-24T09:35:00Z">
              <w:rPr>
                <w:color w:val="871094"/>
              </w:rPr>
            </w:rPrChange>
          </w:rPr>
          <w:t>cantidad</w:t>
        </w:r>
        <w:r w:rsidRPr="00611FF6">
          <w:rPr>
            <w:color w:val="080808"/>
            <w:sz w:val="18"/>
            <w:szCs w:val="18"/>
            <w:rPrChange w:id="2042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043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044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2045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2046" w:author="Carlos Rosales" w:date="2025-07-24T09:35:00Z">
              <w:rPr>
                <w:color w:val="067D17"/>
              </w:rPr>
            </w:rPrChange>
          </w:rPr>
          <w:t>"precio"</w:t>
        </w:r>
        <w:r w:rsidRPr="00611FF6">
          <w:rPr>
            <w:color w:val="080808"/>
            <w:sz w:val="18"/>
            <w:szCs w:val="18"/>
            <w:rPrChange w:id="2047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48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2049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2050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2051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52" w:author="Carlos Rosales" w:date="2025-07-24T09:35:00Z">
              <w:rPr>
                <w:color w:val="080808"/>
              </w:rPr>
            </w:rPrChange>
          </w:rPr>
          <w:t>precision</w:t>
        </w:r>
        <w:proofErr w:type="spellEnd"/>
        <w:r w:rsidRPr="00611FF6">
          <w:rPr>
            <w:color w:val="080808"/>
            <w:sz w:val="18"/>
            <w:szCs w:val="18"/>
            <w:rPrChange w:id="2053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2054" w:author="Carlos Rosales" w:date="2025-07-24T09:35:00Z">
              <w:rPr>
                <w:color w:val="1750EB"/>
              </w:rPr>
            </w:rPrChange>
          </w:rPr>
          <w:t>8</w:t>
        </w:r>
        <w:r w:rsidRPr="00611FF6">
          <w:rPr>
            <w:color w:val="080808"/>
            <w:sz w:val="18"/>
            <w:szCs w:val="18"/>
            <w:rPrChange w:id="2055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56" w:author="Carlos Rosales" w:date="2025-07-24T09:35:00Z">
              <w:rPr>
                <w:color w:val="080808"/>
              </w:rPr>
            </w:rPrChange>
          </w:rPr>
          <w:t>scale</w:t>
        </w:r>
        <w:proofErr w:type="spellEnd"/>
        <w:r w:rsidRPr="00611FF6">
          <w:rPr>
            <w:color w:val="080808"/>
            <w:sz w:val="18"/>
            <w:szCs w:val="18"/>
            <w:rPrChange w:id="2057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2058" w:author="Carlos Rosales" w:date="2025-07-24T09:35:00Z">
              <w:rPr>
                <w:color w:val="1750EB"/>
              </w:rPr>
            </w:rPrChange>
          </w:rPr>
          <w:t>2</w:t>
        </w:r>
        <w:r w:rsidRPr="00611FF6">
          <w:rPr>
            <w:color w:val="080808"/>
            <w:sz w:val="18"/>
            <w:szCs w:val="18"/>
            <w:rPrChange w:id="2059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060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061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062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2063" w:author="Carlos Rosales" w:date="2025-07-24T09:35:00Z">
              <w:rPr>
                <w:color w:val="000000"/>
              </w:rPr>
            </w:rPrChange>
          </w:rPr>
          <w:t>BigDecimal</w:t>
        </w:r>
        <w:proofErr w:type="spellEnd"/>
        <w:r w:rsidRPr="00611FF6">
          <w:rPr>
            <w:color w:val="000000"/>
            <w:sz w:val="18"/>
            <w:szCs w:val="18"/>
            <w:rPrChange w:id="2064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2065" w:author="Carlos Rosales" w:date="2025-07-24T09:35:00Z">
              <w:rPr>
                <w:color w:val="871094"/>
              </w:rPr>
            </w:rPrChange>
          </w:rPr>
          <w:t>precio</w:t>
        </w:r>
        <w:r w:rsidRPr="00611FF6">
          <w:rPr>
            <w:color w:val="080808"/>
            <w:sz w:val="18"/>
            <w:szCs w:val="18"/>
            <w:rPrChange w:id="2066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067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068" w:author="Carlos Rosales" w:date="2025-07-24T09:35:00Z">
              <w:rPr>
                <w:color w:val="9E880D"/>
              </w:rPr>
            </w:rPrChange>
          </w:rPr>
          <w:t>@Column</w:t>
        </w:r>
        <w:r w:rsidRPr="00611FF6">
          <w:rPr>
            <w:color w:val="080808"/>
            <w:sz w:val="18"/>
            <w:szCs w:val="18"/>
            <w:rPrChange w:id="2069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2070" w:author="Carlos Rosales" w:date="2025-07-24T09:35:00Z">
              <w:rPr>
                <w:color w:val="067D17"/>
              </w:rPr>
            </w:rPrChange>
          </w:rPr>
          <w:t>"subtotal"</w:t>
        </w:r>
        <w:r w:rsidRPr="00611FF6">
          <w:rPr>
            <w:color w:val="080808"/>
            <w:sz w:val="18"/>
            <w:szCs w:val="18"/>
            <w:rPrChange w:id="2071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72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2073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2074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2075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76" w:author="Carlos Rosales" w:date="2025-07-24T09:35:00Z">
              <w:rPr>
                <w:color w:val="080808"/>
              </w:rPr>
            </w:rPrChange>
          </w:rPr>
          <w:t>precision</w:t>
        </w:r>
        <w:proofErr w:type="spellEnd"/>
        <w:r w:rsidRPr="00611FF6">
          <w:rPr>
            <w:color w:val="080808"/>
            <w:sz w:val="18"/>
            <w:szCs w:val="18"/>
            <w:rPrChange w:id="2077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2078" w:author="Carlos Rosales" w:date="2025-07-24T09:35:00Z">
              <w:rPr>
                <w:color w:val="1750EB"/>
              </w:rPr>
            </w:rPrChange>
          </w:rPr>
          <w:t>10</w:t>
        </w:r>
        <w:r w:rsidRPr="00611FF6">
          <w:rPr>
            <w:color w:val="080808"/>
            <w:sz w:val="18"/>
            <w:szCs w:val="18"/>
            <w:rPrChange w:id="2079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080" w:author="Carlos Rosales" w:date="2025-07-24T09:35:00Z">
              <w:rPr>
                <w:color w:val="080808"/>
              </w:rPr>
            </w:rPrChange>
          </w:rPr>
          <w:t>scale</w:t>
        </w:r>
        <w:proofErr w:type="spellEnd"/>
        <w:r w:rsidRPr="00611FF6">
          <w:rPr>
            <w:color w:val="080808"/>
            <w:sz w:val="18"/>
            <w:szCs w:val="18"/>
            <w:rPrChange w:id="2081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1750EB"/>
            <w:sz w:val="18"/>
            <w:szCs w:val="18"/>
            <w:rPrChange w:id="2082" w:author="Carlos Rosales" w:date="2025-07-24T09:35:00Z">
              <w:rPr>
                <w:color w:val="1750EB"/>
              </w:rPr>
            </w:rPrChange>
          </w:rPr>
          <w:t>2</w:t>
        </w:r>
        <w:r w:rsidRPr="00611FF6">
          <w:rPr>
            <w:color w:val="080808"/>
            <w:sz w:val="18"/>
            <w:szCs w:val="18"/>
            <w:rPrChange w:id="2083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084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085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086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2087" w:author="Carlos Rosales" w:date="2025-07-24T09:35:00Z">
              <w:rPr>
                <w:color w:val="000000"/>
              </w:rPr>
            </w:rPrChange>
          </w:rPr>
          <w:t>BigDecimal</w:t>
        </w:r>
        <w:proofErr w:type="spellEnd"/>
        <w:r w:rsidRPr="00611FF6">
          <w:rPr>
            <w:color w:val="000000"/>
            <w:sz w:val="18"/>
            <w:szCs w:val="18"/>
            <w:rPrChange w:id="2088" w:author="Carlos Rosales" w:date="2025-07-24T09:35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871094"/>
            <w:sz w:val="18"/>
            <w:szCs w:val="18"/>
            <w:rPrChange w:id="2089" w:author="Carlos Rosales" w:date="2025-07-24T09:35:00Z">
              <w:rPr>
                <w:color w:val="871094"/>
              </w:rPr>
            </w:rPrChange>
          </w:rPr>
          <w:t>subtotal</w:t>
        </w:r>
        <w:r w:rsidRPr="00611FF6">
          <w:rPr>
            <w:color w:val="080808"/>
            <w:sz w:val="18"/>
            <w:szCs w:val="18"/>
            <w:rPrChange w:id="2090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091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2092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i/>
            <w:iCs/>
            <w:color w:val="8C8C8C"/>
            <w:sz w:val="18"/>
            <w:szCs w:val="18"/>
            <w:rPrChange w:id="2093" w:author="Carlos Rosales" w:date="2025-07-24T09:35:00Z">
              <w:rPr>
                <w:i/>
                <w:iCs/>
                <w:color w:val="8C8C8C"/>
              </w:rPr>
            </w:rPrChange>
          </w:rPr>
          <w:t xml:space="preserve">//relaciones con Orden y </w:t>
        </w:r>
        <w:proofErr w:type="spellStart"/>
        <w:r w:rsidRPr="00611FF6">
          <w:rPr>
            <w:i/>
            <w:iCs/>
            <w:color w:val="8C8C8C"/>
            <w:sz w:val="18"/>
            <w:szCs w:val="18"/>
            <w:rPrChange w:id="2094" w:author="Carlos Rosales" w:date="2025-07-24T09:35:00Z">
              <w:rPr>
                <w:i/>
                <w:iCs/>
                <w:color w:val="8C8C8C"/>
              </w:rPr>
            </w:rPrChange>
          </w:rPr>
          <w:t>Menu</w:t>
        </w:r>
        <w:proofErr w:type="spellEnd"/>
        <w:r w:rsidRPr="00611FF6">
          <w:rPr>
            <w:i/>
            <w:iCs/>
            <w:color w:val="8C8C8C"/>
            <w:sz w:val="18"/>
            <w:szCs w:val="18"/>
            <w:rPrChange w:id="2095" w:author="Carlos Rosales" w:date="2025-07-24T09:35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096" w:author="Carlos Rosales" w:date="2025-07-24T09:35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2097" w:author="Carlos Rosales" w:date="2025-07-24T09:35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2098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2099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2100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2101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102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103" w:author="Carlos Rosales" w:date="2025-07-24T09:35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2104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2105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2106" w:author="Carlos Rosales" w:date="2025-07-24T09:35:00Z">
              <w:rPr>
                <w:color w:val="067D17"/>
              </w:rPr>
            </w:rPrChange>
          </w:rPr>
          <w:t>menu_id</w:t>
        </w:r>
        <w:proofErr w:type="spellEnd"/>
        <w:r w:rsidRPr="00611FF6">
          <w:rPr>
            <w:color w:val="067D17"/>
            <w:sz w:val="18"/>
            <w:szCs w:val="18"/>
            <w:rPrChange w:id="2107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210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109" w:author="Carlos Rosales" w:date="2025-07-24T09:35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211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2111" w:author="Carlos Rosales" w:date="2025-07-24T09:35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2112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113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2114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2115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2116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117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118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119" w:author="Carlos Rosales" w:date="2025-07-24T09:35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8"/>
            <w:szCs w:val="18"/>
            <w:rPrChange w:id="2120" w:author="Carlos Rosales" w:date="2025-07-24T09:35:00Z">
              <w:rPr>
                <w:color w:val="000000"/>
              </w:rPr>
            </w:rPrChange>
          </w:rPr>
          <w:t>Menu</w:t>
        </w:r>
        <w:proofErr w:type="spellEnd"/>
        <w:r w:rsidRPr="00611FF6">
          <w:rPr>
            <w:color w:val="000000"/>
            <w:sz w:val="18"/>
            <w:szCs w:val="18"/>
            <w:rPrChange w:id="2121" w:author="Carlos Rosales" w:date="2025-07-24T09:35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871094"/>
            <w:sz w:val="18"/>
            <w:szCs w:val="18"/>
            <w:rPrChange w:id="2122" w:author="Carlos Rosales" w:date="2025-07-24T09:35:00Z">
              <w:rPr>
                <w:color w:val="871094"/>
              </w:rPr>
            </w:rPrChange>
          </w:rPr>
          <w:t>menu</w:t>
        </w:r>
        <w:proofErr w:type="spellEnd"/>
        <w:r w:rsidRPr="00611FF6">
          <w:rPr>
            <w:color w:val="080808"/>
            <w:sz w:val="18"/>
            <w:szCs w:val="18"/>
            <w:rPrChange w:id="2123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124" w:author="Carlos Rosales" w:date="2025-07-24T09:35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8"/>
            <w:szCs w:val="18"/>
            <w:rPrChange w:id="2125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126" w:author="Carlos Rosales" w:date="2025-07-24T09:35:00Z">
              <w:rPr>
                <w:color w:val="9E880D"/>
              </w:rPr>
            </w:rPrChange>
          </w:rPr>
          <w:t>@ManyToOne</w:t>
        </w:r>
        <w:r w:rsidRPr="00611FF6">
          <w:rPr>
            <w:color w:val="080808"/>
            <w:sz w:val="18"/>
            <w:szCs w:val="18"/>
            <w:rPrChange w:id="2127" w:author="Carlos Rosales" w:date="2025-07-24T09:35:00Z">
              <w:rPr>
                <w:color w:val="080808"/>
              </w:rPr>
            </w:rPrChange>
          </w:rPr>
          <w:t xml:space="preserve">(fetch = </w:t>
        </w:r>
        <w:proofErr w:type="spellStart"/>
        <w:r w:rsidRPr="00611FF6">
          <w:rPr>
            <w:color w:val="000000"/>
            <w:sz w:val="18"/>
            <w:szCs w:val="18"/>
            <w:rPrChange w:id="2128" w:author="Carlos Rosales" w:date="2025-07-24T09:35:00Z">
              <w:rPr>
                <w:color w:val="000000"/>
              </w:rPr>
            </w:rPrChange>
          </w:rPr>
          <w:t>FetchType</w:t>
        </w:r>
        <w:r w:rsidRPr="00611FF6">
          <w:rPr>
            <w:color w:val="080808"/>
            <w:sz w:val="18"/>
            <w:szCs w:val="18"/>
            <w:rPrChange w:id="2129" w:author="Carlos Rosales" w:date="2025-07-24T09:35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871094"/>
            <w:sz w:val="18"/>
            <w:szCs w:val="18"/>
            <w:rPrChange w:id="2130" w:author="Carlos Rosales" w:date="2025-07-24T09:35:00Z">
              <w:rPr>
                <w:i/>
                <w:iCs/>
                <w:color w:val="871094"/>
              </w:rPr>
            </w:rPrChange>
          </w:rPr>
          <w:t>LAZY</w:t>
        </w:r>
        <w:proofErr w:type="spellEnd"/>
        <w:r w:rsidRPr="00611FF6">
          <w:rPr>
            <w:color w:val="080808"/>
            <w:sz w:val="18"/>
            <w:szCs w:val="18"/>
            <w:rPrChange w:id="2131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132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133" w:author="Carlos Rosales" w:date="2025-07-24T09:35:00Z">
              <w:rPr>
                <w:color w:val="9E880D"/>
              </w:rPr>
            </w:rPrChange>
          </w:rPr>
          <w:t>@JoinColumn</w:t>
        </w:r>
        <w:r w:rsidRPr="00611FF6">
          <w:rPr>
            <w:color w:val="080808"/>
            <w:sz w:val="18"/>
            <w:szCs w:val="18"/>
            <w:rPrChange w:id="2134" w:author="Carlos Rosales" w:date="2025-07-24T09:35:00Z">
              <w:rPr>
                <w:color w:val="080808"/>
              </w:rPr>
            </w:rPrChange>
          </w:rPr>
          <w:t xml:space="preserve">(name = </w:t>
        </w:r>
        <w:r w:rsidRPr="00611FF6">
          <w:rPr>
            <w:color w:val="067D17"/>
            <w:sz w:val="18"/>
            <w:szCs w:val="18"/>
            <w:rPrChange w:id="2135" w:author="Carlos Rosales" w:date="2025-07-24T09:35:00Z">
              <w:rPr>
                <w:color w:val="067D17"/>
              </w:rPr>
            </w:rPrChange>
          </w:rPr>
          <w:t>"</w:t>
        </w:r>
        <w:proofErr w:type="spellStart"/>
        <w:r w:rsidRPr="00611FF6">
          <w:rPr>
            <w:color w:val="067D17"/>
            <w:sz w:val="18"/>
            <w:szCs w:val="18"/>
            <w:rPrChange w:id="2136" w:author="Carlos Rosales" w:date="2025-07-24T09:35:00Z">
              <w:rPr>
                <w:color w:val="067D17"/>
              </w:rPr>
            </w:rPrChange>
          </w:rPr>
          <w:t>orden_id</w:t>
        </w:r>
        <w:proofErr w:type="spellEnd"/>
        <w:r w:rsidRPr="00611FF6">
          <w:rPr>
            <w:color w:val="067D17"/>
            <w:sz w:val="18"/>
            <w:szCs w:val="18"/>
            <w:rPrChange w:id="2137" w:author="Carlos Rosales" w:date="2025-07-24T09:35:00Z">
              <w:rPr>
                <w:color w:val="067D17"/>
              </w:rPr>
            </w:rPrChange>
          </w:rPr>
          <w:t>"</w:t>
        </w:r>
        <w:r w:rsidRPr="00611FF6">
          <w:rPr>
            <w:color w:val="080808"/>
            <w:sz w:val="18"/>
            <w:szCs w:val="18"/>
            <w:rPrChange w:id="2138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139" w:author="Carlos Rosales" w:date="2025-07-24T09:35:00Z">
              <w:rPr>
                <w:color w:val="080808"/>
              </w:rPr>
            </w:rPrChange>
          </w:rPr>
          <w:t>referencedColumnName</w:t>
        </w:r>
        <w:proofErr w:type="spellEnd"/>
        <w:r w:rsidRPr="00611FF6">
          <w:rPr>
            <w:color w:val="080808"/>
            <w:sz w:val="18"/>
            <w:szCs w:val="18"/>
            <w:rPrChange w:id="2140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67D17"/>
            <w:sz w:val="18"/>
            <w:szCs w:val="18"/>
            <w:rPrChange w:id="2141" w:author="Carlos Rosales" w:date="2025-07-24T09:35:00Z">
              <w:rPr>
                <w:color w:val="067D17"/>
              </w:rPr>
            </w:rPrChange>
          </w:rPr>
          <w:t>"id"</w:t>
        </w:r>
        <w:r w:rsidRPr="00611FF6">
          <w:rPr>
            <w:color w:val="080808"/>
            <w:sz w:val="18"/>
            <w:szCs w:val="18"/>
            <w:rPrChange w:id="2142" w:author="Carlos Rosales" w:date="2025-07-24T09:35:00Z">
              <w:rPr>
                <w:color w:val="080808"/>
              </w:rPr>
            </w:rPrChange>
          </w:rPr>
          <w:t xml:space="preserve">, </w:t>
        </w:r>
        <w:proofErr w:type="spellStart"/>
        <w:r w:rsidRPr="00611FF6">
          <w:rPr>
            <w:color w:val="080808"/>
            <w:sz w:val="18"/>
            <w:szCs w:val="18"/>
            <w:rPrChange w:id="2143" w:author="Carlos Rosales" w:date="2025-07-24T09:35:00Z">
              <w:rPr>
                <w:color w:val="080808"/>
              </w:rPr>
            </w:rPrChange>
          </w:rPr>
          <w:t>nullable</w:t>
        </w:r>
        <w:proofErr w:type="spellEnd"/>
        <w:r w:rsidRPr="00611FF6">
          <w:rPr>
            <w:color w:val="080808"/>
            <w:sz w:val="18"/>
            <w:szCs w:val="18"/>
            <w:rPrChange w:id="2144" w:author="Carlos Rosales" w:date="2025-07-24T09:35:00Z">
              <w:rPr>
                <w:color w:val="080808"/>
              </w:rPr>
            </w:rPrChange>
          </w:rPr>
          <w:t xml:space="preserve"> = </w:t>
        </w:r>
        <w:r w:rsidRPr="00611FF6">
          <w:rPr>
            <w:color w:val="0033B3"/>
            <w:sz w:val="18"/>
            <w:szCs w:val="18"/>
            <w:rPrChange w:id="2145" w:author="Carlos Rosales" w:date="2025-07-24T09:35:00Z">
              <w:rPr>
                <w:color w:val="0033B3"/>
              </w:rPr>
            </w:rPrChange>
          </w:rPr>
          <w:t>false</w:t>
        </w:r>
        <w:r w:rsidRPr="00611FF6">
          <w:rPr>
            <w:color w:val="080808"/>
            <w:sz w:val="18"/>
            <w:szCs w:val="18"/>
            <w:rPrChange w:id="2146" w:author="Carlos Rosales" w:date="2025-07-24T09:35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8"/>
            <w:szCs w:val="18"/>
            <w:rPrChange w:id="2147" w:author="Carlos Rosales" w:date="2025-07-24T09:35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8"/>
            <w:szCs w:val="18"/>
            <w:rPrChange w:id="2148" w:author="Carlos Rosales" w:date="2025-07-24T09:35:00Z">
              <w:rPr>
                <w:color w:val="9E880D"/>
              </w:rPr>
            </w:rPrChange>
          </w:rPr>
          <w:t xml:space="preserve">@JsonBackReference </w:t>
        </w:r>
        <w:r w:rsidRPr="00611FF6">
          <w:rPr>
            <w:i/>
            <w:iCs/>
            <w:color w:val="8C8C8C"/>
            <w:sz w:val="18"/>
            <w:szCs w:val="18"/>
            <w:rPrChange w:id="2149" w:author="Carlos Rosales" w:date="2025-07-24T09:35:00Z">
              <w:rPr>
                <w:i/>
                <w:iCs/>
                <w:color w:val="8C8C8C"/>
              </w:rPr>
            </w:rPrChange>
          </w:rPr>
          <w:t>//para evitar cargar la consulta de la orden</w:t>
        </w:r>
        <w:r w:rsidRPr="00611FF6">
          <w:rPr>
            <w:i/>
            <w:iCs/>
            <w:color w:val="8C8C8C"/>
            <w:sz w:val="18"/>
            <w:szCs w:val="18"/>
            <w:rPrChange w:id="2150" w:author="Carlos Rosales" w:date="2025-07-24T09:35:00Z">
              <w:rPr>
                <w:i/>
                <w:iCs/>
                <w:color w:val="8C8C8C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8"/>
            <w:szCs w:val="18"/>
            <w:rPrChange w:id="2151" w:author="Carlos Rosales" w:date="2025-07-24T09:35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8"/>
            <w:szCs w:val="18"/>
            <w:rPrChange w:id="2152" w:author="Carlos Rosales" w:date="2025-07-24T09:35:00Z">
              <w:rPr>
                <w:color w:val="0033B3"/>
              </w:rPr>
            </w:rPrChange>
          </w:rPr>
          <w:t xml:space="preserve"> </w:t>
        </w:r>
        <w:r w:rsidRPr="00611FF6">
          <w:rPr>
            <w:color w:val="000000"/>
            <w:sz w:val="18"/>
            <w:szCs w:val="18"/>
            <w:rPrChange w:id="2153" w:author="Carlos Rosales" w:date="2025-07-24T09:35:00Z">
              <w:rPr>
                <w:color w:val="000000"/>
              </w:rPr>
            </w:rPrChange>
          </w:rPr>
          <w:t xml:space="preserve">Orden </w:t>
        </w:r>
        <w:proofErr w:type="spellStart"/>
        <w:r w:rsidRPr="00611FF6">
          <w:rPr>
            <w:color w:val="871094"/>
            <w:sz w:val="18"/>
            <w:szCs w:val="18"/>
            <w:rPrChange w:id="2154" w:author="Carlos Rosales" w:date="2025-07-24T09:35:00Z">
              <w:rPr>
                <w:color w:val="871094"/>
              </w:rPr>
            </w:rPrChange>
          </w:rPr>
          <w:t>orden</w:t>
        </w:r>
        <w:proofErr w:type="spellEnd"/>
        <w:r w:rsidRPr="00611FF6">
          <w:rPr>
            <w:color w:val="080808"/>
            <w:sz w:val="18"/>
            <w:szCs w:val="18"/>
            <w:rPrChange w:id="2155" w:author="Carlos Rosales" w:date="2025-07-24T09:35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8"/>
            <w:szCs w:val="18"/>
            <w:rPrChange w:id="2156" w:author="Carlos Rosales" w:date="2025-07-24T09:35:00Z">
              <w:rPr>
                <w:color w:val="080808"/>
              </w:rPr>
            </w:rPrChange>
          </w:rPr>
          <w:br/>
          <w:t>}</w:t>
        </w:r>
      </w:ins>
    </w:p>
    <w:p w14:paraId="7AE8EE3A" w14:textId="77777777" w:rsidR="00ED0D52" w:rsidRDefault="00ED0D52" w:rsidP="00ED0D52">
      <w:pPr>
        <w:spacing w:line="240" w:lineRule="auto"/>
        <w:ind w:firstLine="0"/>
        <w:jc w:val="left"/>
        <w:rPr>
          <w:ins w:id="2157" w:author="Carlos Rosales" w:date="2025-07-24T07:32:00Z"/>
          <w:b/>
          <w:bCs/>
        </w:rPr>
      </w:pPr>
    </w:p>
    <w:p w14:paraId="68202E6F" w14:textId="647847EF" w:rsidR="00ED0D52" w:rsidRDefault="00ED0D52" w:rsidP="00ED0D52">
      <w:pPr>
        <w:pStyle w:val="Prrafodelista"/>
        <w:numPr>
          <w:ilvl w:val="0"/>
          <w:numId w:val="6"/>
        </w:numPr>
        <w:spacing w:line="240" w:lineRule="auto"/>
        <w:jc w:val="left"/>
        <w:rPr>
          <w:ins w:id="2158" w:author="Carlos Rosales" w:date="2025-07-24T07:37:00Z"/>
          <w:b/>
          <w:bCs/>
        </w:rPr>
      </w:pPr>
      <w:ins w:id="2159" w:author="Carlos Rosales" w:date="2025-07-24T07:32:00Z">
        <w:r>
          <w:rPr>
            <w:b/>
            <w:bCs/>
          </w:rPr>
          <w:t>En carpeta “DTO” se creó el archivo “</w:t>
        </w:r>
        <w:proofErr w:type="spellStart"/>
        <w:r>
          <w:rPr>
            <w:b/>
            <w:bCs/>
          </w:rPr>
          <w:t>CategoriaDTO</w:t>
        </w:r>
        <w:proofErr w:type="spellEnd"/>
        <w:r>
          <w:rPr>
            <w:b/>
            <w:bCs/>
          </w:rPr>
          <w:t>”</w:t>
        </w:r>
      </w:ins>
    </w:p>
    <w:p w14:paraId="4D619A2C" w14:textId="1F3E7865" w:rsidR="007A58C4" w:rsidRPr="00B978A8" w:rsidRDefault="007A58C4">
      <w:pPr>
        <w:pStyle w:val="HTMLconformatoprevio"/>
        <w:shd w:val="clear" w:color="auto" w:fill="FFFFFF"/>
        <w:ind w:left="360"/>
        <w:rPr>
          <w:ins w:id="2160" w:author="Carlos Rosales" w:date="2025-07-24T07:37:00Z"/>
          <w:color w:val="080808"/>
          <w:sz w:val="16"/>
          <w:szCs w:val="16"/>
          <w:lang w:val="en-US"/>
          <w:rPrChange w:id="2161" w:author="Carlos Rosales" w:date="2025-07-28T07:07:00Z">
            <w:rPr>
              <w:ins w:id="2162" w:author="Carlos Rosales" w:date="2025-07-24T07:37:00Z"/>
              <w:color w:val="080808"/>
            </w:rPr>
          </w:rPrChange>
        </w:rPr>
        <w:pPrChange w:id="2163" w:author="Carlos Rosales" w:date="2025-07-24T07:37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ins w:id="2164" w:author="Carlos Rosales" w:date="2025-07-24T07:37:00Z">
        <w:r w:rsidRPr="00B978A8">
          <w:rPr>
            <w:color w:val="0033B3"/>
            <w:sz w:val="16"/>
            <w:szCs w:val="16"/>
            <w:lang w:val="en-US"/>
            <w:rPrChange w:id="2165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166" w:author="Carlos Rosales" w:date="2025-07-28T07:07:00Z">
              <w:rPr>
                <w:color w:val="000000"/>
              </w:rPr>
            </w:rPrChange>
          </w:rPr>
          <w:t>com.devsoft.orders_api.dto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16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16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216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170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proofErr w:type="gramStart"/>
        <w:r w:rsidRPr="00B978A8">
          <w:rPr>
            <w:color w:val="000000"/>
            <w:sz w:val="16"/>
            <w:szCs w:val="16"/>
            <w:lang w:val="en-US"/>
            <w:rPrChange w:id="2171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sz w:val="16"/>
            <w:szCs w:val="16"/>
            <w:lang w:val="en-US"/>
            <w:rPrChange w:id="2172" w:author="Carlos Rosales" w:date="2025-07-28T07:07:00Z">
              <w:rPr>
                <w:color w:val="9E880D"/>
              </w:rPr>
            </w:rPrChange>
          </w:rPr>
          <w:t>AllArgsConstructor</w:t>
        </w:r>
        <w:proofErr w:type="spellEnd"/>
        <w:proofErr w:type="gramEnd"/>
        <w:r w:rsidRPr="00B978A8">
          <w:rPr>
            <w:color w:val="080808"/>
            <w:sz w:val="16"/>
            <w:szCs w:val="16"/>
            <w:lang w:val="en-US"/>
            <w:rPrChange w:id="217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17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17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176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sz w:val="16"/>
            <w:szCs w:val="16"/>
            <w:lang w:val="en-US"/>
            <w:rPrChange w:id="2177" w:author="Carlos Rosales" w:date="2025-07-28T07:07:00Z">
              <w:rPr>
                <w:color w:val="9E880D"/>
              </w:rPr>
            </w:rPrChange>
          </w:rPr>
          <w:t>Builder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17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17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180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181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sz w:val="16"/>
            <w:szCs w:val="16"/>
            <w:lang w:val="en-US"/>
            <w:rPrChange w:id="2182" w:author="Carlos Rosales" w:date="2025-07-28T07:07:00Z">
              <w:rPr>
                <w:color w:val="9E880D"/>
              </w:rPr>
            </w:rPrChange>
          </w:rPr>
          <w:t>Data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18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18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18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186" w:author="Carlos Rosales" w:date="2025-07-28T07:07:00Z">
              <w:rPr>
                <w:color w:val="000000"/>
              </w:rPr>
            </w:rPrChange>
          </w:rPr>
          <w:t>lombok.</w:t>
        </w:r>
        <w:r w:rsidRPr="00B978A8">
          <w:rPr>
            <w:color w:val="9E880D"/>
            <w:sz w:val="16"/>
            <w:szCs w:val="16"/>
            <w:lang w:val="en-US"/>
            <w:rPrChange w:id="2187" w:author="Carlos Rosales" w:date="2025-07-28T07:07:00Z">
              <w:rPr>
                <w:color w:val="9E880D"/>
              </w:rPr>
            </w:rPrChange>
          </w:rPr>
          <w:t>NoArgsConstructor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188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189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219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sz w:val="16"/>
            <w:szCs w:val="16"/>
            <w:lang w:val="en-US"/>
            <w:rPrChange w:id="2191" w:author="Carlos Rosales" w:date="2025-07-28T07:07:00Z">
              <w:rPr>
                <w:color w:val="9E880D"/>
              </w:rPr>
            </w:rPrChange>
          </w:rPr>
          <w:t>@Data</w:t>
        </w:r>
        <w:r w:rsidRPr="00B978A8">
          <w:rPr>
            <w:color w:val="9E880D"/>
            <w:sz w:val="16"/>
            <w:szCs w:val="16"/>
            <w:lang w:val="en-US"/>
            <w:rPrChange w:id="2192" w:author="Carlos Rosales" w:date="2025-07-28T07:07:00Z">
              <w:rPr>
                <w:color w:val="9E880D"/>
              </w:rPr>
            </w:rPrChange>
          </w:rPr>
          <w:br/>
          <w:t>@NoArgsConstructor</w:t>
        </w:r>
        <w:r w:rsidRPr="00B978A8">
          <w:rPr>
            <w:color w:val="9E880D"/>
            <w:sz w:val="16"/>
            <w:szCs w:val="16"/>
            <w:lang w:val="en-US"/>
            <w:rPrChange w:id="2193" w:author="Carlos Rosales" w:date="2025-07-28T07:07:00Z">
              <w:rPr>
                <w:color w:val="9E880D"/>
              </w:rPr>
            </w:rPrChange>
          </w:rPr>
          <w:br/>
          <w:t>@AllArgsConstructor</w:t>
        </w:r>
        <w:r w:rsidRPr="00B978A8">
          <w:rPr>
            <w:color w:val="9E880D"/>
            <w:sz w:val="16"/>
            <w:szCs w:val="16"/>
            <w:lang w:val="en-US"/>
            <w:rPrChange w:id="2194" w:author="Carlos Rosales" w:date="2025-07-28T07:07:00Z">
              <w:rPr>
                <w:color w:val="9E880D"/>
              </w:rPr>
            </w:rPrChange>
          </w:rPr>
          <w:br/>
          <w:t>@Builder</w:t>
        </w:r>
        <w:r w:rsidRPr="00B978A8">
          <w:rPr>
            <w:color w:val="9E880D"/>
            <w:sz w:val="16"/>
            <w:szCs w:val="16"/>
            <w:lang w:val="en-US"/>
            <w:rPrChange w:id="2195" w:author="Carlos Rosales" w:date="2025-07-28T07:07:00Z">
              <w:rPr>
                <w:color w:val="9E880D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196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197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2198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2199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sz w:val="16"/>
            <w:szCs w:val="16"/>
            <w:lang w:val="en-US"/>
            <w:rPrChange w:id="2200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2201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sz w:val="16"/>
            <w:szCs w:val="16"/>
            <w:lang w:val="en-US"/>
            <w:rPrChange w:id="2202" w:author="Carlos Rosales" w:date="2025-07-28T07:07:00Z">
              <w:rPr>
                <w:color w:val="000000"/>
              </w:rPr>
            </w:rPrChange>
          </w:rPr>
          <w:t xml:space="preserve">Long </w:t>
        </w:r>
        <w:r w:rsidRPr="00B978A8">
          <w:rPr>
            <w:color w:val="871094"/>
            <w:sz w:val="16"/>
            <w:szCs w:val="16"/>
            <w:lang w:val="en-US"/>
            <w:rPrChange w:id="2203" w:author="Carlos Rosales" w:date="2025-07-28T07:07:00Z">
              <w:rPr>
                <w:color w:val="871094"/>
              </w:rPr>
            </w:rPrChange>
          </w:rPr>
          <w:t>id</w:t>
        </w:r>
        <w:r w:rsidRPr="00B978A8">
          <w:rPr>
            <w:color w:val="080808"/>
            <w:sz w:val="16"/>
            <w:szCs w:val="16"/>
            <w:lang w:val="en-US"/>
            <w:rPrChange w:id="220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205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2206" w:author="Carlos Rosales" w:date="2025-07-28T07:07:00Z">
              <w:rPr>
                <w:color w:val="0033B3"/>
              </w:rPr>
            </w:rPrChange>
          </w:rPr>
          <w:t xml:space="preserve">private </w:t>
        </w:r>
        <w:r w:rsidRPr="00B978A8">
          <w:rPr>
            <w:color w:val="000000"/>
            <w:sz w:val="16"/>
            <w:szCs w:val="16"/>
            <w:lang w:val="en-US"/>
            <w:rPrChange w:id="2207" w:author="Carlos Rosales" w:date="2025-07-28T07:07:00Z">
              <w:rPr>
                <w:color w:val="000000"/>
              </w:rPr>
            </w:rPrChange>
          </w:rPr>
          <w:t xml:space="preserve">String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2208" w:author="Carlos Rosales" w:date="2025-07-28T07:07:00Z">
              <w:rPr>
                <w:color w:val="871094"/>
              </w:rPr>
            </w:rPrChange>
          </w:rPr>
          <w:t>nombre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20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210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2DE9C6F3" w14:textId="77777777" w:rsidR="00611FF6" w:rsidRPr="00B978A8" w:rsidRDefault="00611FF6" w:rsidP="007A58C4">
      <w:pPr>
        <w:spacing w:line="240" w:lineRule="auto"/>
        <w:ind w:firstLine="0"/>
        <w:jc w:val="left"/>
        <w:rPr>
          <w:ins w:id="2211" w:author="Carlos Rosales" w:date="2025-07-24T09:35:00Z"/>
          <w:b/>
          <w:bCs/>
          <w:lang w:val="en-US"/>
          <w:rPrChange w:id="2212" w:author="Carlos Rosales" w:date="2025-07-28T07:07:00Z">
            <w:rPr>
              <w:ins w:id="2213" w:author="Carlos Rosales" w:date="2025-07-24T09:35:00Z"/>
              <w:b/>
              <w:bCs/>
            </w:rPr>
          </w:rPrChange>
        </w:rPr>
      </w:pPr>
    </w:p>
    <w:p w14:paraId="2BB02DBB" w14:textId="77777777" w:rsidR="00611FF6" w:rsidRDefault="00ED0D52" w:rsidP="00611FF6">
      <w:pPr>
        <w:spacing w:line="240" w:lineRule="auto"/>
        <w:ind w:firstLine="0"/>
        <w:jc w:val="left"/>
        <w:rPr>
          <w:ins w:id="2214" w:author="Carlos Rosales" w:date="2025-07-24T09:36:00Z"/>
          <w:rFonts w:ascii="Courier New" w:eastAsia="Times New Roman" w:hAnsi="Courier New" w:cs="Courier New"/>
          <w:color w:val="0033B3"/>
          <w:kern w:val="0"/>
          <w:sz w:val="18"/>
          <w:szCs w:val="18"/>
          <w:lang w:eastAsia="es-SV"/>
          <w14:ligatures w14:val="none"/>
        </w:rPr>
      </w:pPr>
      <w:ins w:id="2215" w:author="Carlos Rosales" w:date="2025-07-24T07:34:00Z">
        <w:r w:rsidRPr="007A58C4">
          <w:rPr>
            <w:b/>
            <w:bCs/>
          </w:rPr>
          <w:t xml:space="preserve">Se crea Una Interface en </w:t>
        </w:r>
      </w:ins>
      <w:proofErr w:type="spellStart"/>
      <w:ins w:id="2216" w:author="Carlos Rosales" w:date="2025-07-24T07:38:00Z">
        <w:r w:rsidR="007A58C4" w:rsidRPr="007A58C4">
          <w:rPr>
            <w:b/>
            <w:bCs/>
          </w:rPr>
          <w:t>package</w:t>
        </w:r>
      </w:ins>
      <w:proofErr w:type="spellEnd"/>
      <w:ins w:id="2217" w:author="Carlos Rosales" w:date="2025-07-24T07:34:00Z">
        <w:r w:rsidRPr="007A58C4">
          <w:rPr>
            <w:b/>
            <w:bCs/>
          </w:rPr>
          <w:t xml:space="preserve"> “</w:t>
        </w:r>
        <w:proofErr w:type="spellStart"/>
        <w:r w:rsidRPr="007A58C4">
          <w:rPr>
            <w:b/>
            <w:bCs/>
          </w:rPr>
          <w:t>Repository</w:t>
        </w:r>
        <w:proofErr w:type="spellEnd"/>
        <w:r w:rsidRPr="007A58C4">
          <w:rPr>
            <w:b/>
            <w:bCs/>
          </w:rPr>
          <w:t>”</w:t>
        </w:r>
      </w:ins>
      <w:ins w:id="2218" w:author="Carlos Rosales" w:date="2025-07-24T09:36:00Z">
        <w:r w:rsidR="00611FF6" w:rsidRPr="00611FF6">
          <w:rPr>
            <w:rFonts w:ascii="Courier New" w:eastAsia="Times New Roman" w:hAnsi="Courier New" w:cs="Courier New"/>
            <w:color w:val="0033B3"/>
            <w:kern w:val="0"/>
            <w:sz w:val="18"/>
            <w:szCs w:val="18"/>
            <w:lang w:eastAsia="es-SV"/>
            <w14:ligatures w14:val="none"/>
          </w:rPr>
          <w:t xml:space="preserve"> </w:t>
        </w:r>
      </w:ins>
    </w:p>
    <w:p w14:paraId="146B8EDA" w14:textId="5FD3602C" w:rsidR="00CE4EC8" w:rsidRPr="00611FF6" w:rsidRDefault="00611FF6">
      <w:pPr>
        <w:spacing w:line="240" w:lineRule="auto"/>
        <w:ind w:firstLine="0"/>
        <w:jc w:val="left"/>
        <w:rPr>
          <w:ins w:id="2219" w:author="Carlos Rosales" w:date="2025-07-24T09:31:00Z"/>
          <w:rFonts w:ascii="Courier New" w:eastAsia="Times New Roman" w:hAnsi="Courier New" w:cs="Courier New"/>
          <w:color w:val="0033B3"/>
          <w:kern w:val="0"/>
          <w:sz w:val="16"/>
          <w:szCs w:val="16"/>
          <w:lang w:eastAsia="es-SV"/>
          <w14:ligatures w14:val="none"/>
          <w:rPrChange w:id="2220" w:author="Carlos Rosales" w:date="2025-07-24T09:37:00Z">
            <w:rPr>
              <w:ins w:id="2221" w:author="Carlos Rosales" w:date="2025-07-24T09:31:00Z"/>
            </w:rPr>
          </w:rPrChange>
        </w:rPr>
        <w:pPrChange w:id="2222" w:author="Carlos Rosales" w:date="2025-07-24T09:37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  <w:proofErr w:type="spellStart"/>
      <w:ins w:id="2223" w:author="Carlos Rosales" w:date="2025-07-24T09:36:00Z"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package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proofErr w:type="gram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6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com.devsoft</w:t>
        </w:r>
        <w:proofErr w:type="gram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7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.orders_api.repository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8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29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0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1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import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2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3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com.devsoft.orders_api.entities.Categoria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6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import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7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8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org.springframework.data.jpa.repository.JpaRepository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39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0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1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import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2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3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org.springframework.stereotype.Repository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6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7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import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8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49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java.util.Optional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0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1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2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  <w:t>@Repository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3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public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interface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6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CategoriaRepository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7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8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extends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59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0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JpaRepository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1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&lt;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2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Categoria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3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, Long&gt; {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  <w:t xml:space="preserve">    </w:t>
        </w:r>
        <w:r w:rsidRPr="00611FF6">
          <w:rPr>
            <w:rFonts w:ascii="Courier New" w:eastAsia="Times New Roman" w:hAnsi="Courier New" w:cs="Courier New"/>
            <w:i/>
            <w:iCs/>
            <w:color w:val="0033B3"/>
            <w:kern w:val="0"/>
            <w:sz w:val="16"/>
            <w:szCs w:val="16"/>
            <w:lang w:eastAsia="es-SV"/>
            <w14:ligatures w14:val="none"/>
            <w:rPrChange w:id="2266" w:author="Carlos Rosales" w:date="2025-07-24T09:36:00Z">
              <w:rPr>
                <w:rFonts w:ascii="Courier New" w:eastAsia="Times New Roman" w:hAnsi="Courier New" w:cs="Courier New"/>
                <w:i/>
                <w:iCs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//Este método servirá para no insertar registros duplicados</w:t>
        </w:r>
        <w:r w:rsidRPr="00611FF6">
          <w:rPr>
            <w:rFonts w:ascii="Courier New" w:eastAsia="Times New Roman" w:hAnsi="Courier New" w:cs="Courier New"/>
            <w:i/>
            <w:iCs/>
            <w:color w:val="0033B3"/>
            <w:kern w:val="0"/>
            <w:sz w:val="16"/>
            <w:szCs w:val="16"/>
            <w:lang w:eastAsia="es-SV"/>
            <w14:ligatures w14:val="none"/>
            <w:rPrChange w:id="2267" w:author="Carlos Rosales" w:date="2025-07-24T09:36:00Z">
              <w:rPr>
                <w:rFonts w:ascii="Courier New" w:eastAsia="Times New Roman" w:hAnsi="Courier New" w:cs="Courier New"/>
                <w:i/>
                <w:iCs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  <w:t xml:space="preserve">   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8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Optional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69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&lt;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0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Categoria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1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&gt; 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2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findByNombreIgnoreCase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3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(</w:t>
        </w:r>
        <w:proofErr w:type="spellStart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4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>String</w:t>
        </w:r>
        <w:proofErr w:type="spellEnd"/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5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t xml:space="preserve"> nombre);</w:t>
        </w:r>
        <w:r w:rsidRPr="00611FF6">
          <w:rPr>
            <w:rFonts w:ascii="Courier New" w:eastAsia="Times New Roman" w:hAnsi="Courier New" w:cs="Courier New"/>
            <w:color w:val="0033B3"/>
            <w:kern w:val="0"/>
            <w:sz w:val="16"/>
            <w:szCs w:val="16"/>
            <w:lang w:eastAsia="es-SV"/>
            <w14:ligatures w14:val="none"/>
            <w:rPrChange w:id="2276" w:author="Carlos Rosales" w:date="2025-07-24T09:36:00Z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s-SV"/>
                <w14:ligatures w14:val="none"/>
              </w:rPr>
            </w:rPrChange>
          </w:rPr>
          <w:br/>
          <w:t>}</w:t>
        </w:r>
      </w:ins>
    </w:p>
    <w:p w14:paraId="22A134A5" w14:textId="731BB59B" w:rsidR="00CE4EC8" w:rsidRDefault="00CE4EC8" w:rsidP="00CE4EC8">
      <w:pPr>
        <w:spacing w:line="240" w:lineRule="auto"/>
        <w:jc w:val="left"/>
        <w:rPr>
          <w:ins w:id="2277" w:author="Carlos Rosales" w:date="2025-07-24T09:31:00Z"/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inline distT="0" distB="0" distL="0" distR="0" wp14:anchorId="0912EF00" wp14:editId="0D5EC244">
                <wp:extent cx="3931024" cy="2922494"/>
                <wp:effectExtent l="0" t="0" r="0" b="0"/>
                <wp:docPr id="1603542687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024" cy="2922494"/>
                          <a:chOff x="0" y="0"/>
                          <a:chExt cx="5377526" cy="3367058"/>
                        </a:xfrm>
                      </wpg:grpSpPr>
                      <wpg:grpSp>
                        <wpg:cNvPr id="426651868" name="Grupo 2"/>
                        <wpg:cNvGrpSpPr/>
                        <wpg:grpSpPr>
                          <a:xfrm>
                            <a:off x="0" y="0"/>
                            <a:ext cx="5377526" cy="3137592"/>
                            <a:chOff x="0" y="0"/>
                            <a:chExt cx="5377526" cy="3137592"/>
                          </a:xfrm>
                        </wpg:grpSpPr>
                        <pic:pic xmlns:pic="http://schemas.openxmlformats.org/drawingml/2006/picture">
                          <pic:nvPicPr>
                            <pic:cNvPr id="119688775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49436" y="755072"/>
                              <a:ext cx="1228090" cy="23825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45440193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23335" cy="22453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53210425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673" y="2479963"/>
                            <a:ext cx="3206750" cy="887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 xmlns:w16sdtfl="http://schemas.microsoft.com/office/word/2024/wordml/sdtformatlock">
            <w:pict>
              <v:group w14:anchorId="3C4F731F" id="Grupo 3" o:spid="_x0000_s1026" style="width:309.55pt;height:230.1pt;mso-position-horizontal-relative:char;mso-position-vertical-relative:line" coordsize="53775,3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">
                <v:group id="Grupo 2" o:spid="_x0000_s1027" style="position:absolute;width:53775;height:31375" coordsize="53775,3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41494;top:7550;width:12281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">
                    <v:imagedata r:id="rId18" o:title=""/>
                  </v:shape>
                  <v:shape id="Imagen 1" o:spid="_x0000_s1029" type="#_x0000_t75" style="position:absolute;width:38233;height:2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">
                    <v:imagedata r:id="rId19" o:title=""/>
                  </v:shape>
                </v:group>
                <v:shape id="Imagen 1" o:spid="_x0000_s1030" type="#_x0000_t75" style="position:absolute;left:2216;top:24799;width:32068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">
                  <v:imagedata r:id="rId20" o:title="" cropright="14016f"/>
                </v:shape>
                <w10:anchorlock/>
              </v:group>
            </w:pict>
          </mc:Fallback>
        </mc:AlternateContent>
      </w:r>
    </w:p>
    <w:p w14:paraId="1A209AA6" w14:textId="77777777" w:rsidR="002A6D7B" w:rsidRDefault="002A6D7B" w:rsidP="001A47B2">
      <w:pPr>
        <w:spacing w:line="240" w:lineRule="auto"/>
        <w:ind w:firstLine="0"/>
        <w:jc w:val="left"/>
        <w:rPr>
          <w:ins w:id="2278" w:author="Carlos Rosales" w:date="2025-07-24T07:58:00Z"/>
          <w:rFonts w:ascii="Courier New" w:eastAsia="Times New Roman" w:hAnsi="Courier New" w:cs="Courier New"/>
          <w:color w:val="0033B3"/>
          <w:kern w:val="0"/>
          <w:sz w:val="20"/>
          <w:szCs w:val="20"/>
          <w:lang w:eastAsia="es-SV"/>
          <w14:ligatures w14:val="none"/>
        </w:rPr>
      </w:pPr>
    </w:p>
    <w:p w14:paraId="5BF6A10F" w14:textId="77777777" w:rsidR="001A47B2" w:rsidRDefault="001A47B2" w:rsidP="001A47B2">
      <w:pPr>
        <w:pStyle w:val="Prrafodelista"/>
        <w:numPr>
          <w:ilvl w:val="0"/>
          <w:numId w:val="6"/>
        </w:numPr>
        <w:spacing w:line="240" w:lineRule="auto"/>
        <w:jc w:val="left"/>
        <w:rPr>
          <w:ins w:id="2279" w:author="Carlos Rosales" w:date="2025-07-24T07:57:00Z"/>
          <w:b/>
          <w:bCs/>
        </w:rPr>
      </w:pPr>
      <w:ins w:id="2280" w:author="Carlos Rosales" w:date="2025-07-24T07:54:00Z">
        <w:r>
          <w:rPr>
            <w:b/>
            <w:bCs/>
          </w:rPr>
          <w:t xml:space="preserve">Se crea una interface en </w:t>
        </w:r>
        <w:proofErr w:type="spellStart"/>
        <w:r>
          <w:rPr>
            <w:b/>
            <w:bCs/>
          </w:rPr>
          <w:t>package</w:t>
        </w:r>
        <w:proofErr w:type="spellEnd"/>
        <w:r>
          <w:rPr>
            <w:b/>
            <w:bCs/>
          </w:rPr>
          <w:t xml:space="preserve"> Interfaces.</w:t>
        </w:r>
      </w:ins>
      <w:ins w:id="2281" w:author="Carlos Rosales" w:date="2025-07-24T07:57:00Z">
        <w:r w:rsidRPr="001A47B2">
          <w:rPr>
            <w:b/>
            <w:bCs/>
          </w:rPr>
          <w:t xml:space="preserve"> </w:t>
        </w:r>
      </w:ins>
    </w:p>
    <w:p w14:paraId="5D869F55" w14:textId="5EF0EE66" w:rsidR="001A47B2" w:rsidRPr="001A47B2" w:rsidRDefault="001A47B2">
      <w:pPr>
        <w:spacing w:line="240" w:lineRule="auto"/>
        <w:ind w:firstLine="0"/>
        <w:jc w:val="left"/>
        <w:rPr>
          <w:ins w:id="2282" w:author="Carlos Rosales" w:date="2025-07-24T07:56:00Z"/>
          <w:b/>
          <w:bCs/>
          <w:rPrChange w:id="2283" w:author="Carlos Rosales" w:date="2025-07-24T07:57:00Z">
            <w:rPr>
              <w:ins w:id="2284" w:author="Carlos Rosales" w:date="2025-07-24T07:56:00Z"/>
            </w:rPr>
          </w:rPrChange>
        </w:rPr>
        <w:pPrChange w:id="2285" w:author="Carlos Rosales" w:date="2025-07-24T07:57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  <w:ins w:id="2286" w:author="Carlos Rosales" w:date="2025-07-24T07:57:00Z">
        <w:r w:rsidRPr="001A47B2">
          <w:rPr>
            <w:noProof/>
          </w:rPr>
          <w:drawing>
            <wp:inline distT="0" distB="0" distL="0" distR="0" wp14:anchorId="226F5D1F" wp14:editId="4B58F5EE">
              <wp:extent cx="2611581" cy="670628"/>
              <wp:effectExtent l="0" t="0" r="0" b="0"/>
              <wp:docPr id="963122936" name="Imagen 1" descr="Interfaz de usuario gráfica, Texto, Aplicación, Chat o mensaje de text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63122936" name="Imagen 1" descr="Interfaz de usuario gráfica, Texto, Aplicación, Chat o mensaje de texto&#10;&#10;El contenido generado por IA puede ser incorrecto.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44888" cy="6791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B13283" w14:textId="34F3F178" w:rsidR="002A6D7B" w:rsidRPr="00611FF6" w:rsidRDefault="001A47B2" w:rsidP="001A47B2">
      <w:pPr>
        <w:pStyle w:val="HTMLconformatoprevio"/>
        <w:shd w:val="clear" w:color="auto" w:fill="FFFFFF"/>
        <w:rPr>
          <w:ins w:id="2287" w:author="Carlos Rosales" w:date="2025-07-24T07:58:00Z"/>
          <w:color w:val="080808"/>
          <w:sz w:val="16"/>
          <w:szCs w:val="16"/>
          <w:rPrChange w:id="2288" w:author="Carlos Rosales" w:date="2025-07-24T09:37:00Z">
            <w:rPr>
              <w:ins w:id="2289" w:author="Carlos Rosales" w:date="2025-07-24T07:58:00Z"/>
              <w:color w:val="080808"/>
            </w:rPr>
          </w:rPrChange>
        </w:rPr>
      </w:pPr>
      <w:proofErr w:type="spellStart"/>
      <w:ins w:id="2290" w:author="Carlos Rosales" w:date="2025-07-24T07:56:00Z">
        <w:r w:rsidRPr="00611FF6">
          <w:rPr>
            <w:color w:val="0033B3"/>
            <w:sz w:val="16"/>
            <w:szCs w:val="16"/>
            <w:rPrChange w:id="2291" w:author="Carlos Rosales" w:date="2025-07-24T09:37:00Z">
              <w:rPr>
                <w:color w:val="0033B3"/>
              </w:rPr>
            </w:rPrChange>
          </w:rPr>
          <w:t>package</w:t>
        </w:r>
        <w:proofErr w:type="spellEnd"/>
        <w:r w:rsidRPr="00611FF6">
          <w:rPr>
            <w:color w:val="0033B3"/>
            <w:sz w:val="16"/>
            <w:szCs w:val="16"/>
            <w:rPrChange w:id="229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proofErr w:type="gramStart"/>
        <w:r w:rsidRPr="00611FF6">
          <w:rPr>
            <w:color w:val="000000"/>
            <w:sz w:val="16"/>
            <w:szCs w:val="16"/>
            <w:rPrChange w:id="2293" w:author="Carlos Rosales" w:date="2025-07-24T09:37:00Z">
              <w:rPr>
                <w:color w:val="000000"/>
              </w:rPr>
            </w:rPrChange>
          </w:rPr>
          <w:t>com.devsoft</w:t>
        </w:r>
        <w:proofErr w:type="gramEnd"/>
        <w:r w:rsidRPr="00611FF6">
          <w:rPr>
            <w:color w:val="000000"/>
            <w:sz w:val="16"/>
            <w:szCs w:val="16"/>
            <w:rPrChange w:id="2294" w:author="Carlos Rosales" w:date="2025-07-24T09:37:00Z">
              <w:rPr>
                <w:color w:val="000000"/>
              </w:rPr>
            </w:rPrChange>
          </w:rPr>
          <w:t>.orders_api.interfaces</w:t>
        </w:r>
        <w:proofErr w:type="spellEnd"/>
        <w:r w:rsidRPr="00611FF6">
          <w:rPr>
            <w:color w:val="080808"/>
            <w:sz w:val="16"/>
            <w:szCs w:val="16"/>
            <w:rPrChange w:id="2295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296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297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298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299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00" w:author="Carlos Rosales" w:date="2025-07-24T09:37:00Z">
              <w:rPr>
                <w:color w:val="000000"/>
              </w:rPr>
            </w:rPrChange>
          </w:rPr>
          <w:t>com.devsoft.orders_api.dto.CategoriaDTO</w:t>
        </w:r>
        <w:proofErr w:type="spellEnd"/>
        <w:r w:rsidRPr="00611FF6">
          <w:rPr>
            <w:color w:val="080808"/>
            <w:sz w:val="16"/>
            <w:szCs w:val="16"/>
            <w:rPrChange w:id="2301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02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303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04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05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06" w:author="Carlos Rosales" w:date="2025-07-24T09:37:00Z">
              <w:rPr>
                <w:color w:val="000000"/>
              </w:rPr>
            </w:rPrChange>
          </w:rPr>
          <w:t>java.util.List</w:t>
        </w:r>
        <w:proofErr w:type="spellEnd"/>
        <w:r w:rsidRPr="00611FF6">
          <w:rPr>
            <w:color w:val="080808"/>
            <w:sz w:val="16"/>
            <w:szCs w:val="16"/>
            <w:rPrChange w:id="2307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08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309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10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311" w:author="Carlos Rosales" w:date="2025-07-24T09:37:00Z">
              <w:rPr>
                <w:color w:val="0033B3"/>
              </w:rPr>
            </w:rPrChange>
          </w:rPr>
          <w:t xml:space="preserve"> interface </w:t>
        </w:r>
        <w:proofErr w:type="spellStart"/>
        <w:r w:rsidRPr="00611FF6">
          <w:rPr>
            <w:color w:val="000000"/>
            <w:sz w:val="16"/>
            <w:szCs w:val="16"/>
            <w:rPrChange w:id="2312" w:author="Carlos Rosales" w:date="2025-07-24T09:37:00Z">
              <w:rPr>
                <w:color w:val="000000"/>
              </w:rPr>
            </w:rPrChange>
          </w:rPr>
          <w:t>ICategoriaService</w:t>
        </w:r>
        <w:proofErr w:type="spellEnd"/>
        <w:r w:rsidRPr="00611FF6">
          <w:rPr>
            <w:color w:val="000000"/>
            <w:sz w:val="16"/>
            <w:szCs w:val="16"/>
            <w:rPrChange w:id="2313" w:author="Carlos Rosales" w:date="2025-07-24T09:37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080808"/>
            <w:sz w:val="16"/>
            <w:szCs w:val="16"/>
            <w:rPrChange w:id="2314" w:author="Carlos Rosales" w:date="2025-07-24T09:37:00Z">
              <w:rPr>
                <w:color w:val="080808"/>
              </w:rPr>
            </w:rPrChange>
          </w:rPr>
          <w:t>{</w:t>
        </w:r>
        <w:r w:rsidRPr="00611FF6">
          <w:rPr>
            <w:color w:val="080808"/>
            <w:sz w:val="16"/>
            <w:szCs w:val="16"/>
            <w:rPrChange w:id="2315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0000"/>
            <w:sz w:val="16"/>
            <w:szCs w:val="16"/>
            <w:rPrChange w:id="2316" w:author="Carlos Rosales" w:date="2025-07-24T09:37:00Z">
              <w:rPr>
                <w:color w:val="000000"/>
              </w:rPr>
            </w:rPrChange>
          </w:rPr>
          <w:t>List</w:t>
        </w:r>
        <w:proofErr w:type="spellEnd"/>
        <w:r w:rsidRPr="00611FF6">
          <w:rPr>
            <w:color w:val="080808"/>
            <w:sz w:val="16"/>
            <w:szCs w:val="16"/>
            <w:rPrChange w:id="2317" w:author="Carlos Rosales" w:date="2025-07-24T09:37:00Z">
              <w:rPr>
                <w:color w:val="080808"/>
              </w:rPr>
            </w:rPrChange>
          </w:rPr>
          <w:t>&lt;</w:t>
        </w:r>
        <w:proofErr w:type="spellStart"/>
        <w:r w:rsidRPr="00611FF6">
          <w:rPr>
            <w:color w:val="000000"/>
            <w:sz w:val="16"/>
            <w:szCs w:val="16"/>
            <w:rPrChange w:id="2318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80808"/>
            <w:sz w:val="16"/>
            <w:szCs w:val="16"/>
            <w:rPrChange w:id="2319" w:author="Carlos Rosales" w:date="2025-07-24T09:37:00Z">
              <w:rPr>
                <w:color w:val="080808"/>
              </w:rPr>
            </w:rPrChange>
          </w:rPr>
          <w:t xml:space="preserve">&gt; </w:t>
        </w:r>
        <w:proofErr w:type="spellStart"/>
        <w:r w:rsidRPr="00611FF6">
          <w:rPr>
            <w:color w:val="00627A"/>
            <w:sz w:val="16"/>
            <w:szCs w:val="16"/>
            <w:rPrChange w:id="2320" w:author="Carlos Rosales" w:date="2025-07-24T09:37:00Z">
              <w:rPr>
                <w:color w:val="00627A"/>
              </w:rPr>
            </w:rPrChange>
          </w:rPr>
          <w:t>findAll</w:t>
        </w:r>
        <w:proofErr w:type="spellEnd"/>
        <w:r w:rsidRPr="00611FF6">
          <w:rPr>
            <w:color w:val="080808"/>
            <w:sz w:val="16"/>
            <w:szCs w:val="16"/>
            <w:rPrChange w:id="2321" w:author="Carlos Rosales" w:date="2025-07-24T09:37:00Z">
              <w:rPr>
                <w:color w:val="080808"/>
              </w:rPr>
            </w:rPrChange>
          </w:rPr>
          <w:t>();</w:t>
        </w:r>
        <w:r w:rsidRPr="00611FF6">
          <w:rPr>
            <w:color w:val="080808"/>
            <w:sz w:val="16"/>
            <w:szCs w:val="16"/>
            <w:rPrChange w:id="2322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0000"/>
            <w:sz w:val="16"/>
            <w:szCs w:val="16"/>
            <w:rPrChange w:id="2323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324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325" w:author="Carlos Rosales" w:date="2025-07-24T09:37:00Z">
              <w:rPr>
                <w:color w:val="00627A"/>
              </w:rPr>
            </w:rPrChange>
          </w:rPr>
          <w:t>findById</w:t>
        </w:r>
        <w:proofErr w:type="spellEnd"/>
        <w:r w:rsidRPr="00611FF6">
          <w:rPr>
            <w:color w:val="080808"/>
            <w:sz w:val="16"/>
            <w:szCs w:val="16"/>
            <w:rPrChange w:id="2326" w:author="Carlos Rosales" w:date="2025-07-24T09:37:00Z">
              <w:rPr>
                <w:color w:val="080808"/>
              </w:rPr>
            </w:rPrChange>
          </w:rPr>
          <w:t>(</w:t>
        </w:r>
        <w:r w:rsidRPr="00611FF6">
          <w:rPr>
            <w:color w:val="000000"/>
            <w:sz w:val="16"/>
            <w:szCs w:val="16"/>
            <w:rPrChange w:id="2327" w:author="Carlos Rosales" w:date="2025-07-24T09:37:00Z">
              <w:rPr>
                <w:color w:val="000000"/>
              </w:rPr>
            </w:rPrChange>
          </w:rPr>
          <w:t>Long id</w:t>
        </w:r>
        <w:r w:rsidRPr="00611FF6">
          <w:rPr>
            <w:color w:val="080808"/>
            <w:sz w:val="16"/>
            <w:szCs w:val="16"/>
            <w:rPrChange w:id="2328" w:author="Carlos Rosales" w:date="2025-07-24T09:37:00Z">
              <w:rPr>
                <w:color w:val="080808"/>
              </w:rPr>
            </w:rPrChange>
          </w:rPr>
          <w:t>);</w:t>
        </w:r>
        <w:r w:rsidRPr="00611FF6">
          <w:rPr>
            <w:color w:val="080808"/>
            <w:sz w:val="16"/>
            <w:szCs w:val="16"/>
            <w:rPrChange w:id="2329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0000"/>
            <w:sz w:val="16"/>
            <w:szCs w:val="16"/>
            <w:rPrChange w:id="2330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331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332" w:author="Carlos Rosales" w:date="2025-07-24T09:37:00Z">
              <w:rPr>
                <w:color w:val="00627A"/>
              </w:rPr>
            </w:rPrChange>
          </w:rPr>
          <w:t>save</w:t>
        </w:r>
        <w:proofErr w:type="spellEnd"/>
        <w:r w:rsidRPr="00611FF6">
          <w:rPr>
            <w:color w:val="080808"/>
            <w:sz w:val="16"/>
            <w:szCs w:val="16"/>
            <w:rPrChange w:id="2333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r w:rsidRPr="00611FF6">
          <w:rPr>
            <w:color w:val="000000"/>
            <w:sz w:val="16"/>
            <w:szCs w:val="16"/>
            <w:rPrChange w:id="2334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335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36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80808"/>
            <w:sz w:val="16"/>
            <w:szCs w:val="16"/>
            <w:rPrChange w:id="2337" w:author="Carlos Rosales" w:date="2025-07-24T09:37:00Z">
              <w:rPr>
                <w:color w:val="080808"/>
              </w:rPr>
            </w:rPrChange>
          </w:rPr>
          <w:t>);</w:t>
        </w:r>
        <w:r w:rsidRPr="00611FF6">
          <w:rPr>
            <w:color w:val="080808"/>
            <w:sz w:val="16"/>
            <w:szCs w:val="16"/>
            <w:rPrChange w:id="2338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339" w:author="Carlos Rosales" w:date="2025-07-24T09:37:00Z">
              <w:rPr>
                <w:color w:val="0033B3"/>
              </w:rPr>
            </w:rPrChange>
          </w:rPr>
          <w:t>void</w:t>
        </w:r>
        <w:proofErr w:type="spellEnd"/>
        <w:r w:rsidRPr="00611FF6">
          <w:rPr>
            <w:color w:val="0033B3"/>
            <w:sz w:val="16"/>
            <w:szCs w:val="16"/>
            <w:rPrChange w:id="2340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341" w:author="Carlos Rosales" w:date="2025-07-24T09:37:00Z">
              <w:rPr>
                <w:color w:val="00627A"/>
              </w:rPr>
            </w:rPrChange>
          </w:rPr>
          <w:t>delete</w:t>
        </w:r>
        <w:proofErr w:type="spellEnd"/>
        <w:r w:rsidRPr="00611FF6">
          <w:rPr>
            <w:color w:val="080808"/>
            <w:sz w:val="16"/>
            <w:szCs w:val="16"/>
            <w:rPrChange w:id="2342" w:author="Carlos Rosales" w:date="2025-07-24T09:37:00Z">
              <w:rPr>
                <w:color w:val="080808"/>
              </w:rPr>
            </w:rPrChange>
          </w:rPr>
          <w:t>(</w:t>
        </w:r>
        <w:r w:rsidRPr="00611FF6">
          <w:rPr>
            <w:color w:val="000000"/>
            <w:sz w:val="16"/>
            <w:szCs w:val="16"/>
            <w:rPrChange w:id="2343" w:author="Carlos Rosales" w:date="2025-07-24T09:37:00Z">
              <w:rPr>
                <w:color w:val="000000"/>
              </w:rPr>
            </w:rPrChange>
          </w:rPr>
          <w:t>Long id</w:t>
        </w:r>
        <w:r w:rsidRPr="00611FF6">
          <w:rPr>
            <w:color w:val="080808"/>
            <w:sz w:val="16"/>
            <w:szCs w:val="16"/>
            <w:rPrChange w:id="2344" w:author="Carlos Rosales" w:date="2025-07-24T09:37:00Z">
              <w:rPr>
                <w:color w:val="080808"/>
              </w:rPr>
            </w:rPrChange>
          </w:rPr>
          <w:t>);</w:t>
        </w:r>
        <w:r w:rsidRPr="00611FF6">
          <w:rPr>
            <w:color w:val="080808"/>
            <w:sz w:val="16"/>
            <w:szCs w:val="16"/>
            <w:rPrChange w:id="2345" w:author="Carlos Rosales" w:date="2025-07-24T09:37:00Z">
              <w:rPr>
                <w:color w:val="080808"/>
              </w:rPr>
            </w:rPrChange>
          </w:rPr>
          <w:br/>
        </w:r>
      </w:ins>
      <w:ins w:id="2346" w:author="Carlos Rosales" w:date="2025-07-24T07:58:00Z">
        <w:r w:rsidR="002A6D7B" w:rsidRPr="00611FF6">
          <w:rPr>
            <w:color w:val="080808"/>
            <w:sz w:val="16"/>
            <w:szCs w:val="16"/>
            <w:rPrChange w:id="2347" w:author="Carlos Rosales" w:date="2025-07-24T09:37:00Z">
              <w:rPr>
                <w:color w:val="080808"/>
              </w:rPr>
            </w:rPrChange>
          </w:rPr>
          <w:t>}</w:t>
        </w:r>
      </w:ins>
    </w:p>
    <w:p w14:paraId="163EFCD9" w14:textId="2BD5730B" w:rsidR="002A6D7B" w:rsidRDefault="002A6D7B" w:rsidP="002A6D7B">
      <w:pPr>
        <w:pStyle w:val="Prrafodelista"/>
        <w:numPr>
          <w:ilvl w:val="0"/>
          <w:numId w:val="6"/>
        </w:numPr>
        <w:spacing w:line="240" w:lineRule="auto"/>
        <w:jc w:val="left"/>
        <w:rPr>
          <w:ins w:id="2348" w:author="Carlos Rosales" w:date="2025-07-24T09:26:00Z"/>
          <w:b/>
          <w:bCs/>
        </w:rPr>
      </w:pPr>
      <w:ins w:id="2349" w:author="Carlos Rosales" w:date="2025-07-24T07:58:00Z">
        <w:r>
          <w:rPr>
            <w:b/>
            <w:bCs/>
          </w:rPr>
          <w:t>Se crea una</w:t>
        </w:r>
      </w:ins>
      <w:ins w:id="2350" w:author="Carlos Rosales" w:date="2025-07-24T08:15:00Z">
        <w:r w:rsidR="009E37AA">
          <w:rPr>
            <w:b/>
            <w:bCs/>
          </w:rPr>
          <w:t xml:space="preserve"> clase </w:t>
        </w:r>
        <w:proofErr w:type="spellStart"/>
        <w:r w:rsidR="009E37AA">
          <w:rPr>
            <w:b/>
            <w:bCs/>
          </w:rPr>
          <w:t>CategoriaService</w:t>
        </w:r>
      </w:ins>
      <w:proofErr w:type="spellEnd"/>
      <w:ins w:id="2351" w:author="Carlos Rosales" w:date="2025-07-24T07:58:00Z">
        <w:r>
          <w:rPr>
            <w:b/>
            <w:bCs/>
          </w:rPr>
          <w:t xml:space="preserve"> en </w:t>
        </w:r>
        <w:proofErr w:type="spellStart"/>
        <w:r>
          <w:rPr>
            <w:b/>
            <w:bCs/>
          </w:rPr>
          <w:t>package</w:t>
        </w:r>
      </w:ins>
      <w:proofErr w:type="spellEnd"/>
      <w:ins w:id="2352" w:author="Carlos Rosales" w:date="2025-07-24T08:15:00Z">
        <w:r w:rsidR="009E37AA">
          <w:rPr>
            <w:b/>
            <w:bCs/>
          </w:rPr>
          <w:t xml:space="preserve"> Se</w:t>
        </w:r>
      </w:ins>
      <w:ins w:id="2353" w:author="Carlos Rosales" w:date="2025-08-01T09:55:00Z">
        <w:r w:rsidR="000664B4">
          <w:rPr>
            <w:b/>
            <w:bCs/>
          </w:rPr>
          <w:tab/>
        </w:r>
      </w:ins>
      <w:proofErr w:type="spellStart"/>
      <w:ins w:id="2354" w:author="Carlos Rosales" w:date="2025-07-24T08:15:00Z">
        <w:r w:rsidR="009E37AA">
          <w:rPr>
            <w:b/>
            <w:bCs/>
          </w:rPr>
          <w:t>rvices</w:t>
        </w:r>
      </w:ins>
      <w:proofErr w:type="spellEnd"/>
      <w:ins w:id="2355" w:author="Carlos Rosales" w:date="2025-07-24T07:58:00Z">
        <w:r>
          <w:rPr>
            <w:b/>
            <w:bCs/>
          </w:rPr>
          <w:t>.</w:t>
        </w:r>
        <w:r w:rsidRPr="001A47B2">
          <w:rPr>
            <w:b/>
            <w:bCs/>
          </w:rPr>
          <w:t xml:space="preserve"> </w:t>
        </w:r>
      </w:ins>
    </w:p>
    <w:p w14:paraId="2C105E01" w14:textId="4F1CD7B6" w:rsidR="00FB3C26" w:rsidRPr="00FB3C26" w:rsidRDefault="00FB3C26">
      <w:pPr>
        <w:spacing w:line="240" w:lineRule="auto"/>
        <w:ind w:firstLine="0"/>
        <w:jc w:val="left"/>
        <w:rPr>
          <w:ins w:id="2356" w:author="Carlos Rosales" w:date="2025-07-24T09:26:00Z"/>
          <w:b/>
          <w:bCs/>
          <w:rPrChange w:id="2357" w:author="Carlos Rosales" w:date="2025-07-24T09:26:00Z">
            <w:rPr>
              <w:ins w:id="2358" w:author="Carlos Rosales" w:date="2025-07-24T09:26:00Z"/>
            </w:rPr>
          </w:rPrChange>
        </w:rPr>
        <w:pPrChange w:id="2359" w:author="Carlos Rosales" w:date="2025-07-24T09:26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  <w:ins w:id="2360" w:author="Carlos Rosales" w:date="2025-07-24T09:26:00Z">
        <w:r w:rsidRPr="009E37AA">
          <w:rPr>
            <w:noProof/>
          </w:rPr>
          <w:drawing>
            <wp:inline distT="0" distB="0" distL="0" distR="0" wp14:anchorId="208C4AC5" wp14:editId="67DBA69A">
              <wp:extent cx="3470563" cy="2157812"/>
              <wp:effectExtent l="0" t="0" r="0" b="0"/>
              <wp:docPr id="1734333099" name="Imagen 1" descr="Interfaz de usuario gráfica, Texto, Aplicación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34333099" name="Imagen 1" descr="Interfaz de usuario gráfica, Texto, Aplicación&#10;&#10;El contenido generado por IA puede ser incorrecto.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3868" cy="21660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B3F4E0" w14:textId="7DBC6BE5" w:rsidR="00CE4EC8" w:rsidRPr="00611FF6" w:rsidRDefault="00FB3C26" w:rsidP="00FB3C26">
      <w:pPr>
        <w:pStyle w:val="HTMLconformatoprevio"/>
        <w:shd w:val="clear" w:color="auto" w:fill="FFFFFF"/>
        <w:rPr>
          <w:ins w:id="2361" w:author="Carlos Rosales" w:date="2025-07-24T09:32:00Z"/>
          <w:color w:val="080808"/>
          <w:sz w:val="16"/>
          <w:szCs w:val="16"/>
          <w:rPrChange w:id="2362" w:author="Carlos Rosales" w:date="2025-07-24T09:37:00Z">
            <w:rPr>
              <w:ins w:id="2363" w:author="Carlos Rosales" w:date="2025-07-24T09:32:00Z"/>
              <w:color w:val="080808"/>
            </w:rPr>
          </w:rPrChange>
        </w:rPr>
      </w:pPr>
      <w:proofErr w:type="spellStart"/>
      <w:ins w:id="2364" w:author="Carlos Rosales" w:date="2025-07-24T09:26:00Z">
        <w:r w:rsidRPr="00611FF6">
          <w:rPr>
            <w:color w:val="0033B3"/>
            <w:sz w:val="16"/>
            <w:szCs w:val="16"/>
            <w:rPrChange w:id="2365" w:author="Carlos Rosales" w:date="2025-07-24T09:37:00Z">
              <w:rPr>
                <w:color w:val="0033B3"/>
              </w:rPr>
            </w:rPrChange>
          </w:rPr>
          <w:lastRenderedPageBreak/>
          <w:t>package</w:t>
        </w:r>
        <w:proofErr w:type="spellEnd"/>
        <w:r w:rsidRPr="00611FF6">
          <w:rPr>
            <w:color w:val="0033B3"/>
            <w:sz w:val="16"/>
            <w:szCs w:val="16"/>
            <w:rPrChange w:id="2366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67" w:author="Carlos Rosales" w:date="2025-07-24T09:37:00Z">
              <w:rPr>
                <w:color w:val="000000"/>
              </w:rPr>
            </w:rPrChange>
          </w:rPr>
          <w:t>com.devsoft.orders_api.services</w:t>
        </w:r>
        <w:proofErr w:type="spellEnd"/>
        <w:r w:rsidRPr="00611FF6">
          <w:rPr>
            <w:color w:val="080808"/>
            <w:sz w:val="16"/>
            <w:szCs w:val="16"/>
            <w:rPrChange w:id="2368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69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370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71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7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73" w:author="Carlos Rosales" w:date="2025-07-24T09:37:00Z">
              <w:rPr>
                <w:color w:val="000000"/>
              </w:rPr>
            </w:rPrChange>
          </w:rPr>
          <w:t>com.devsoft.orders_api.dto.CategoriaDTO</w:t>
        </w:r>
        <w:proofErr w:type="spellEnd"/>
        <w:r w:rsidRPr="00611FF6">
          <w:rPr>
            <w:color w:val="080808"/>
            <w:sz w:val="16"/>
            <w:szCs w:val="16"/>
            <w:rPrChange w:id="2374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75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76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77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78" w:author="Carlos Rosales" w:date="2025-07-24T09:37:00Z">
              <w:rPr>
                <w:color w:val="000000"/>
              </w:rPr>
            </w:rPrChange>
          </w:rPr>
          <w:t>com.devsoft.orders_api.entities.Categoria</w:t>
        </w:r>
        <w:proofErr w:type="spellEnd"/>
        <w:r w:rsidRPr="00611FF6">
          <w:rPr>
            <w:color w:val="080808"/>
            <w:sz w:val="16"/>
            <w:szCs w:val="16"/>
            <w:rPrChange w:id="2379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80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81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8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83" w:author="Carlos Rosales" w:date="2025-07-24T09:37:00Z">
              <w:rPr>
                <w:color w:val="000000"/>
              </w:rPr>
            </w:rPrChange>
          </w:rPr>
          <w:t>com.devsoft.orders_api.interfaces.ICategoriaService</w:t>
        </w:r>
        <w:proofErr w:type="spellEnd"/>
        <w:r w:rsidRPr="00611FF6">
          <w:rPr>
            <w:color w:val="080808"/>
            <w:sz w:val="16"/>
            <w:szCs w:val="16"/>
            <w:rPrChange w:id="2384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85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86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87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88" w:author="Carlos Rosales" w:date="2025-07-24T09:37:00Z">
              <w:rPr>
                <w:color w:val="000000"/>
              </w:rPr>
            </w:rPrChange>
          </w:rPr>
          <w:t>com.devsoft.orders_api.repository.CategoriaRepository</w:t>
        </w:r>
        <w:proofErr w:type="spellEnd"/>
        <w:r w:rsidRPr="00611FF6">
          <w:rPr>
            <w:color w:val="080808"/>
            <w:sz w:val="16"/>
            <w:szCs w:val="16"/>
            <w:rPrChange w:id="2389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90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91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9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93" w:author="Carlos Rosales" w:date="2025-07-24T09:37:00Z">
              <w:rPr>
                <w:color w:val="000000"/>
              </w:rPr>
            </w:rPrChange>
          </w:rPr>
          <w:t>org.springframework.beans.factory.annotation.</w:t>
        </w:r>
        <w:r w:rsidRPr="00611FF6">
          <w:rPr>
            <w:color w:val="9E880D"/>
            <w:sz w:val="16"/>
            <w:szCs w:val="16"/>
            <w:rPrChange w:id="2394" w:author="Carlos Rosales" w:date="2025-07-24T09:37:00Z">
              <w:rPr>
                <w:color w:val="9E880D"/>
              </w:rPr>
            </w:rPrChange>
          </w:rPr>
          <w:t>Autowired</w:t>
        </w:r>
        <w:proofErr w:type="spellEnd"/>
        <w:r w:rsidRPr="00611FF6">
          <w:rPr>
            <w:color w:val="080808"/>
            <w:sz w:val="16"/>
            <w:szCs w:val="16"/>
            <w:rPrChange w:id="2395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396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397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398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399" w:author="Carlos Rosales" w:date="2025-07-24T09:37:00Z">
              <w:rPr>
                <w:color w:val="000000"/>
              </w:rPr>
            </w:rPrChange>
          </w:rPr>
          <w:t>org.springframework.stereotype.</w:t>
        </w:r>
        <w:r w:rsidRPr="00611FF6">
          <w:rPr>
            <w:color w:val="9E880D"/>
            <w:sz w:val="16"/>
            <w:szCs w:val="16"/>
            <w:rPrChange w:id="2400" w:author="Carlos Rosales" w:date="2025-07-24T09:37:00Z">
              <w:rPr>
                <w:color w:val="9E880D"/>
              </w:rPr>
            </w:rPrChange>
          </w:rPr>
          <w:t>Service</w:t>
        </w:r>
        <w:proofErr w:type="spellEnd"/>
        <w:r w:rsidRPr="00611FF6">
          <w:rPr>
            <w:color w:val="080808"/>
            <w:sz w:val="16"/>
            <w:szCs w:val="16"/>
            <w:rPrChange w:id="2401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02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403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40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05" w:author="Carlos Rosales" w:date="2025-07-24T09:37:00Z">
              <w:rPr>
                <w:color w:val="000000"/>
              </w:rPr>
            </w:rPrChange>
          </w:rPr>
          <w:t>java.util.Collections</w:t>
        </w:r>
        <w:proofErr w:type="spellEnd"/>
        <w:r w:rsidRPr="00611FF6">
          <w:rPr>
            <w:color w:val="080808"/>
            <w:sz w:val="16"/>
            <w:szCs w:val="16"/>
            <w:rPrChange w:id="2406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07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408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409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10" w:author="Carlos Rosales" w:date="2025-07-24T09:37:00Z">
              <w:rPr>
                <w:color w:val="000000"/>
              </w:rPr>
            </w:rPrChange>
          </w:rPr>
          <w:t>java.util.List</w:t>
        </w:r>
        <w:proofErr w:type="spellEnd"/>
        <w:r w:rsidRPr="00611FF6">
          <w:rPr>
            <w:color w:val="080808"/>
            <w:sz w:val="16"/>
            <w:szCs w:val="16"/>
            <w:rPrChange w:id="2411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12" w:author="Carlos Rosales" w:date="2025-07-24T09:37:00Z">
              <w:rPr>
                <w:color w:val="080808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413" w:author="Carlos Rosales" w:date="2025-07-24T09:37:00Z">
              <w:rPr>
                <w:color w:val="0033B3"/>
              </w:rPr>
            </w:rPrChange>
          </w:rPr>
          <w:t>import</w:t>
        </w:r>
        <w:proofErr w:type="spellEnd"/>
        <w:r w:rsidRPr="00611FF6">
          <w:rPr>
            <w:color w:val="0033B3"/>
            <w:sz w:val="16"/>
            <w:szCs w:val="16"/>
            <w:rPrChange w:id="241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15" w:author="Carlos Rosales" w:date="2025-07-24T09:37:00Z">
              <w:rPr>
                <w:color w:val="000000"/>
              </w:rPr>
            </w:rPrChange>
          </w:rPr>
          <w:t>java.util.stream.Collectors</w:t>
        </w:r>
        <w:proofErr w:type="spellEnd"/>
        <w:r w:rsidRPr="00611FF6">
          <w:rPr>
            <w:color w:val="080808"/>
            <w:sz w:val="16"/>
            <w:szCs w:val="16"/>
            <w:rPrChange w:id="2416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17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418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9E880D"/>
            <w:sz w:val="16"/>
            <w:szCs w:val="16"/>
            <w:rPrChange w:id="2419" w:author="Carlos Rosales" w:date="2025-07-24T09:37:00Z">
              <w:rPr>
                <w:color w:val="9E880D"/>
              </w:rPr>
            </w:rPrChange>
          </w:rPr>
          <w:t>@Service</w:t>
        </w:r>
        <w:r w:rsidRPr="00611FF6">
          <w:rPr>
            <w:color w:val="9E880D"/>
            <w:sz w:val="16"/>
            <w:szCs w:val="16"/>
            <w:rPrChange w:id="2420" w:author="Carlos Rosales" w:date="2025-07-24T09:37:00Z">
              <w:rPr>
                <w:color w:val="9E880D"/>
              </w:rPr>
            </w:rPrChange>
          </w:rPr>
          <w:br/>
        </w:r>
        <w:proofErr w:type="spellStart"/>
        <w:r w:rsidRPr="00611FF6">
          <w:rPr>
            <w:color w:val="0033B3"/>
            <w:sz w:val="16"/>
            <w:szCs w:val="16"/>
            <w:rPrChange w:id="2421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42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6"/>
            <w:szCs w:val="16"/>
            <w:rPrChange w:id="2423" w:author="Carlos Rosales" w:date="2025-07-24T09:37:00Z">
              <w:rPr>
                <w:color w:val="0033B3"/>
              </w:rPr>
            </w:rPrChange>
          </w:rPr>
          <w:t>class</w:t>
        </w:r>
        <w:proofErr w:type="spellEnd"/>
        <w:r w:rsidRPr="00611FF6">
          <w:rPr>
            <w:color w:val="0033B3"/>
            <w:sz w:val="16"/>
            <w:szCs w:val="16"/>
            <w:rPrChange w:id="242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25" w:author="Carlos Rosales" w:date="2025-07-24T09:37:00Z">
              <w:rPr>
                <w:color w:val="000000"/>
              </w:rPr>
            </w:rPrChange>
          </w:rPr>
          <w:t>CategoriaService</w:t>
        </w:r>
        <w:proofErr w:type="spellEnd"/>
        <w:r w:rsidRPr="00611FF6">
          <w:rPr>
            <w:color w:val="000000"/>
            <w:sz w:val="16"/>
            <w:szCs w:val="16"/>
            <w:rPrChange w:id="2426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6"/>
            <w:szCs w:val="16"/>
            <w:rPrChange w:id="2427" w:author="Carlos Rosales" w:date="2025-07-24T09:37:00Z">
              <w:rPr>
                <w:color w:val="0033B3"/>
              </w:rPr>
            </w:rPrChange>
          </w:rPr>
          <w:t>implements</w:t>
        </w:r>
        <w:proofErr w:type="spellEnd"/>
        <w:r w:rsidRPr="00611FF6">
          <w:rPr>
            <w:color w:val="0033B3"/>
            <w:sz w:val="16"/>
            <w:szCs w:val="16"/>
            <w:rPrChange w:id="2428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29" w:author="Carlos Rosales" w:date="2025-07-24T09:37:00Z">
              <w:rPr>
                <w:color w:val="000000"/>
              </w:rPr>
            </w:rPrChange>
          </w:rPr>
          <w:t>ICategoriaService</w:t>
        </w:r>
        <w:proofErr w:type="spellEnd"/>
        <w:r w:rsidRPr="00611FF6">
          <w:rPr>
            <w:color w:val="000000"/>
            <w:sz w:val="16"/>
            <w:szCs w:val="16"/>
            <w:rPrChange w:id="2430" w:author="Carlos Rosales" w:date="2025-07-24T09:37:00Z">
              <w:rPr>
                <w:color w:val="000000"/>
              </w:rPr>
            </w:rPrChange>
          </w:rPr>
          <w:t xml:space="preserve"> </w:t>
        </w:r>
        <w:r w:rsidRPr="00611FF6">
          <w:rPr>
            <w:color w:val="080808"/>
            <w:sz w:val="16"/>
            <w:szCs w:val="16"/>
            <w:rPrChange w:id="2431" w:author="Carlos Rosales" w:date="2025-07-24T09:37:00Z">
              <w:rPr>
                <w:color w:val="080808"/>
              </w:rPr>
            </w:rPrChange>
          </w:rPr>
          <w:t xml:space="preserve">{ </w:t>
        </w:r>
        <w:r w:rsidRPr="00611FF6">
          <w:rPr>
            <w:i/>
            <w:iCs/>
            <w:color w:val="8C8C8C"/>
            <w:sz w:val="16"/>
            <w:szCs w:val="16"/>
            <w:rPrChange w:id="2432" w:author="Carlos Rosales" w:date="2025-07-24T09:37:00Z">
              <w:rPr>
                <w:i/>
                <w:iCs/>
                <w:color w:val="8C8C8C"/>
              </w:rPr>
            </w:rPrChange>
          </w:rPr>
          <w:t>//importar los métodos de la interfaz</w:t>
        </w:r>
        <w:r w:rsidRPr="00611FF6">
          <w:rPr>
            <w:i/>
            <w:iCs/>
            <w:color w:val="8C8C8C"/>
            <w:sz w:val="16"/>
            <w:szCs w:val="16"/>
            <w:rPrChange w:id="2433" w:author="Carlos Rosales" w:date="2025-07-24T09:37:00Z">
              <w:rPr>
                <w:i/>
                <w:iCs/>
                <w:color w:val="8C8C8C"/>
              </w:rPr>
            </w:rPrChange>
          </w:rPr>
          <w:br/>
        </w:r>
        <w:r w:rsidRPr="00611FF6">
          <w:rPr>
            <w:i/>
            <w:iCs/>
            <w:color w:val="8C8C8C"/>
            <w:sz w:val="16"/>
            <w:szCs w:val="16"/>
            <w:rPrChange w:id="2434" w:author="Carlos Rosales" w:date="2025-07-24T09:37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611FF6">
          <w:rPr>
            <w:color w:val="9E880D"/>
            <w:sz w:val="16"/>
            <w:szCs w:val="16"/>
            <w:rPrChange w:id="2435" w:author="Carlos Rosales" w:date="2025-07-24T09:37:00Z">
              <w:rPr>
                <w:color w:val="9E880D"/>
              </w:rPr>
            </w:rPrChange>
          </w:rPr>
          <w:t xml:space="preserve">@Autowired </w:t>
        </w:r>
        <w:r w:rsidRPr="00611FF6">
          <w:rPr>
            <w:i/>
            <w:iCs/>
            <w:color w:val="8C8C8C"/>
            <w:sz w:val="16"/>
            <w:szCs w:val="16"/>
            <w:rPrChange w:id="2436" w:author="Carlos Rosales" w:date="2025-07-24T09:37:00Z">
              <w:rPr>
                <w:i/>
                <w:iCs/>
                <w:color w:val="8C8C8C"/>
              </w:rPr>
            </w:rPrChange>
          </w:rPr>
          <w:t>//Inyectar por dependencia el repositorio</w:t>
        </w:r>
        <w:r w:rsidRPr="00611FF6">
          <w:rPr>
            <w:i/>
            <w:iCs/>
            <w:color w:val="8C8C8C"/>
            <w:sz w:val="16"/>
            <w:szCs w:val="16"/>
            <w:rPrChange w:id="2437" w:author="Carlos Rosales" w:date="2025-07-24T09:37:00Z">
              <w:rPr>
                <w:i/>
                <w:iCs/>
                <w:color w:val="8C8C8C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438" w:author="Carlos Rosales" w:date="2025-07-24T09:37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6"/>
            <w:szCs w:val="16"/>
            <w:rPrChange w:id="2439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40" w:author="Carlos Rosales" w:date="2025-07-24T09:37:00Z">
              <w:rPr>
                <w:color w:val="000000"/>
              </w:rPr>
            </w:rPrChange>
          </w:rPr>
          <w:t>CategoriaRepository</w:t>
        </w:r>
        <w:proofErr w:type="spellEnd"/>
        <w:r w:rsidRPr="00611FF6">
          <w:rPr>
            <w:color w:val="000000"/>
            <w:sz w:val="16"/>
            <w:szCs w:val="16"/>
            <w:rPrChange w:id="2441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871094"/>
            <w:sz w:val="16"/>
            <w:szCs w:val="16"/>
            <w:rPrChange w:id="2442" w:author="Carlos Rosales" w:date="2025-07-24T09:37:00Z">
              <w:rPr>
                <w:color w:val="871094"/>
              </w:rPr>
            </w:rPrChange>
          </w:rPr>
          <w:t>categoriaRepository</w:t>
        </w:r>
        <w:proofErr w:type="spellEnd"/>
        <w:r w:rsidRPr="00611FF6">
          <w:rPr>
            <w:color w:val="080808"/>
            <w:sz w:val="16"/>
            <w:szCs w:val="16"/>
            <w:rPrChange w:id="2443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44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445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6"/>
            <w:szCs w:val="16"/>
            <w:rPrChange w:id="2446" w:author="Carlos Rosales" w:date="2025-07-24T09:37:00Z">
              <w:rPr>
                <w:color w:val="9E880D"/>
              </w:rPr>
            </w:rPrChange>
          </w:rPr>
          <w:t>@Override</w:t>
        </w:r>
        <w:r w:rsidRPr="00611FF6">
          <w:rPr>
            <w:color w:val="9E880D"/>
            <w:sz w:val="16"/>
            <w:szCs w:val="16"/>
            <w:rPrChange w:id="2447" w:author="Carlos Rosales" w:date="2025-07-24T09:37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448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449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50" w:author="Carlos Rosales" w:date="2025-07-24T09:37:00Z">
              <w:rPr>
                <w:color w:val="000000"/>
              </w:rPr>
            </w:rPrChange>
          </w:rPr>
          <w:t>List</w:t>
        </w:r>
        <w:proofErr w:type="spellEnd"/>
        <w:r w:rsidRPr="00611FF6">
          <w:rPr>
            <w:color w:val="080808"/>
            <w:sz w:val="16"/>
            <w:szCs w:val="16"/>
            <w:rPrChange w:id="2451" w:author="Carlos Rosales" w:date="2025-07-24T09:37:00Z">
              <w:rPr>
                <w:color w:val="080808"/>
              </w:rPr>
            </w:rPrChange>
          </w:rPr>
          <w:t>&lt;</w:t>
        </w:r>
        <w:proofErr w:type="spellStart"/>
        <w:r w:rsidRPr="00611FF6">
          <w:rPr>
            <w:color w:val="000000"/>
            <w:sz w:val="16"/>
            <w:szCs w:val="16"/>
            <w:rPrChange w:id="2452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80808"/>
            <w:sz w:val="16"/>
            <w:szCs w:val="16"/>
            <w:rPrChange w:id="2453" w:author="Carlos Rosales" w:date="2025-07-24T09:37:00Z">
              <w:rPr>
                <w:color w:val="080808"/>
              </w:rPr>
            </w:rPrChange>
          </w:rPr>
          <w:t xml:space="preserve">&gt; </w:t>
        </w:r>
        <w:proofErr w:type="spellStart"/>
        <w:r w:rsidRPr="00611FF6">
          <w:rPr>
            <w:color w:val="00627A"/>
            <w:sz w:val="16"/>
            <w:szCs w:val="16"/>
            <w:rPrChange w:id="2454" w:author="Carlos Rosales" w:date="2025-07-24T09:37:00Z">
              <w:rPr>
                <w:color w:val="00627A"/>
              </w:rPr>
            </w:rPrChange>
          </w:rPr>
          <w:t>findAll</w:t>
        </w:r>
        <w:proofErr w:type="spellEnd"/>
        <w:r w:rsidRPr="00611FF6">
          <w:rPr>
            <w:color w:val="080808"/>
            <w:sz w:val="16"/>
            <w:szCs w:val="16"/>
            <w:rPrChange w:id="2455" w:author="Carlos Rosales" w:date="2025-07-24T09:37:00Z">
              <w:rPr>
                <w:color w:val="080808"/>
              </w:rPr>
            </w:rPrChange>
          </w:rPr>
          <w:t>() {</w:t>
        </w:r>
        <w:r w:rsidRPr="00611FF6">
          <w:rPr>
            <w:color w:val="080808"/>
            <w:sz w:val="16"/>
            <w:szCs w:val="16"/>
            <w:rPrChange w:id="2456" w:author="Carlos Rosales" w:date="2025-07-24T09:3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611FF6">
          <w:rPr>
            <w:color w:val="0033B3"/>
            <w:sz w:val="16"/>
            <w:szCs w:val="16"/>
            <w:rPrChange w:id="2457" w:author="Carlos Rosales" w:date="2025-07-24T09:37:00Z">
              <w:rPr>
                <w:color w:val="0033B3"/>
              </w:rPr>
            </w:rPrChange>
          </w:rPr>
          <w:t>return</w:t>
        </w:r>
        <w:proofErr w:type="spellEnd"/>
        <w:r w:rsidRPr="00611FF6">
          <w:rPr>
            <w:color w:val="0033B3"/>
            <w:sz w:val="16"/>
            <w:szCs w:val="16"/>
            <w:rPrChange w:id="2458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871094"/>
            <w:sz w:val="16"/>
            <w:szCs w:val="16"/>
            <w:rPrChange w:id="2459" w:author="Carlos Rosales" w:date="2025-07-24T09:37:00Z">
              <w:rPr>
                <w:color w:val="871094"/>
              </w:rPr>
            </w:rPrChange>
          </w:rPr>
          <w:t>categoriaRepository</w:t>
        </w:r>
        <w:r w:rsidRPr="00611FF6">
          <w:rPr>
            <w:color w:val="080808"/>
            <w:sz w:val="16"/>
            <w:szCs w:val="16"/>
            <w:rPrChange w:id="2460" w:author="Carlos Rosales" w:date="2025-07-24T09:37:00Z">
              <w:rPr>
                <w:color w:val="080808"/>
              </w:rPr>
            </w:rPrChange>
          </w:rPr>
          <w:t>.findAll</w:t>
        </w:r>
        <w:proofErr w:type="spellEnd"/>
        <w:r w:rsidRPr="00611FF6">
          <w:rPr>
            <w:color w:val="080808"/>
            <w:sz w:val="16"/>
            <w:szCs w:val="16"/>
            <w:rPrChange w:id="2461" w:author="Carlos Rosales" w:date="2025-07-24T09:37:00Z">
              <w:rPr>
                <w:color w:val="080808"/>
              </w:rPr>
            </w:rPrChange>
          </w:rPr>
          <w:t>().</w:t>
        </w:r>
        <w:proofErr w:type="spellStart"/>
        <w:r w:rsidRPr="00611FF6">
          <w:rPr>
            <w:color w:val="080808"/>
            <w:sz w:val="16"/>
            <w:szCs w:val="16"/>
            <w:rPrChange w:id="2462" w:author="Carlos Rosales" w:date="2025-07-24T09:37:00Z">
              <w:rPr>
                <w:color w:val="080808"/>
              </w:rPr>
            </w:rPrChange>
          </w:rPr>
          <w:t>stream</w:t>
        </w:r>
        <w:proofErr w:type="spellEnd"/>
        <w:r w:rsidRPr="00611FF6">
          <w:rPr>
            <w:color w:val="080808"/>
            <w:sz w:val="16"/>
            <w:szCs w:val="16"/>
            <w:rPrChange w:id="2463" w:author="Carlos Rosales" w:date="2025-07-24T09:37:00Z">
              <w:rPr>
                <w:color w:val="080808"/>
              </w:rPr>
            </w:rPrChange>
          </w:rPr>
          <w:t>()</w:t>
        </w:r>
        <w:r w:rsidRPr="00611FF6">
          <w:rPr>
            <w:color w:val="080808"/>
            <w:sz w:val="16"/>
            <w:szCs w:val="16"/>
            <w:rPrChange w:id="2464" w:author="Carlos Rosales" w:date="2025-07-24T09:37:00Z">
              <w:rPr>
                <w:color w:val="080808"/>
              </w:rPr>
            </w:rPrChange>
          </w:rPr>
          <w:br/>
          <w:t xml:space="preserve">                .</w:t>
        </w:r>
        <w:proofErr w:type="spellStart"/>
        <w:r w:rsidRPr="00611FF6">
          <w:rPr>
            <w:color w:val="080808"/>
            <w:sz w:val="16"/>
            <w:szCs w:val="16"/>
            <w:rPrChange w:id="2465" w:author="Carlos Rosales" w:date="2025-07-24T09:37:00Z">
              <w:rPr>
                <w:color w:val="080808"/>
              </w:rPr>
            </w:rPrChange>
          </w:rPr>
          <w:t>map</w:t>
        </w:r>
        <w:proofErr w:type="spellEnd"/>
        <w:r w:rsidRPr="00611FF6">
          <w:rPr>
            <w:color w:val="080808"/>
            <w:sz w:val="16"/>
            <w:szCs w:val="16"/>
            <w:rPrChange w:id="2466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r w:rsidRPr="00611FF6">
          <w:rPr>
            <w:color w:val="0033B3"/>
            <w:sz w:val="16"/>
            <w:szCs w:val="16"/>
            <w:rPrChange w:id="2467" w:author="Carlos Rosales" w:date="2025-07-24T09:37:00Z">
              <w:rPr>
                <w:color w:val="0033B3"/>
              </w:rPr>
            </w:rPrChange>
          </w:rPr>
          <w:t>this</w:t>
        </w:r>
        <w:proofErr w:type="spellEnd"/>
        <w:r w:rsidRPr="00611FF6">
          <w:rPr>
            <w:color w:val="080808"/>
            <w:sz w:val="16"/>
            <w:szCs w:val="16"/>
            <w:rPrChange w:id="2468" w:author="Carlos Rosales" w:date="2025-07-24T09:37:00Z">
              <w:rPr>
                <w:color w:val="080808"/>
              </w:rPr>
            </w:rPrChange>
          </w:rPr>
          <w:t>::</w:t>
        </w:r>
        <w:proofErr w:type="spellStart"/>
        <w:r w:rsidRPr="00611FF6">
          <w:rPr>
            <w:color w:val="080808"/>
            <w:sz w:val="16"/>
            <w:szCs w:val="16"/>
            <w:rPrChange w:id="2469" w:author="Carlos Rosales" w:date="2025-07-24T09:37:00Z">
              <w:rPr>
                <w:color w:val="080808"/>
              </w:rPr>
            </w:rPrChange>
          </w:rPr>
          <w:t>convertToDTO</w:t>
        </w:r>
        <w:proofErr w:type="spellEnd"/>
        <w:r w:rsidRPr="00611FF6">
          <w:rPr>
            <w:color w:val="080808"/>
            <w:sz w:val="16"/>
            <w:szCs w:val="16"/>
            <w:rPrChange w:id="2470" w:author="Carlos Rosales" w:date="2025-07-24T09:37:00Z">
              <w:rPr>
                <w:color w:val="080808"/>
              </w:rPr>
            </w:rPrChange>
          </w:rPr>
          <w:t>)</w:t>
        </w:r>
        <w:r w:rsidRPr="00611FF6">
          <w:rPr>
            <w:color w:val="080808"/>
            <w:sz w:val="16"/>
            <w:szCs w:val="16"/>
            <w:rPrChange w:id="2471" w:author="Carlos Rosales" w:date="2025-07-24T09:37:00Z">
              <w:rPr>
                <w:color w:val="080808"/>
              </w:rPr>
            </w:rPrChange>
          </w:rPr>
          <w:br/>
          <w:t xml:space="preserve">                .</w:t>
        </w:r>
        <w:proofErr w:type="spellStart"/>
        <w:r w:rsidRPr="00611FF6">
          <w:rPr>
            <w:color w:val="080808"/>
            <w:sz w:val="16"/>
            <w:szCs w:val="16"/>
            <w:rPrChange w:id="2472" w:author="Carlos Rosales" w:date="2025-07-24T09:37:00Z">
              <w:rPr>
                <w:color w:val="080808"/>
              </w:rPr>
            </w:rPrChange>
          </w:rPr>
          <w:t>collect</w:t>
        </w:r>
        <w:proofErr w:type="spellEnd"/>
        <w:r w:rsidRPr="00611FF6">
          <w:rPr>
            <w:color w:val="080808"/>
            <w:sz w:val="16"/>
            <w:szCs w:val="16"/>
            <w:rPrChange w:id="2473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r w:rsidRPr="00611FF6">
          <w:rPr>
            <w:color w:val="000000"/>
            <w:sz w:val="16"/>
            <w:szCs w:val="16"/>
            <w:rPrChange w:id="2474" w:author="Carlos Rosales" w:date="2025-07-24T09:37:00Z">
              <w:rPr>
                <w:color w:val="000000"/>
              </w:rPr>
            </w:rPrChange>
          </w:rPr>
          <w:t>Collectors</w:t>
        </w:r>
        <w:r w:rsidRPr="00611FF6">
          <w:rPr>
            <w:color w:val="080808"/>
            <w:sz w:val="16"/>
            <w:szCs w:val="16"/>
            <w:rPrChange w:id="2475" w:author="Carlos Rosales" w:date="2025-07-24T09:37:00Z">
              <w:rPr>
                <w:color w:val="080808"/>
              </w:rPr>
            </w:rPrChange>
          </w:rPr>
          <w:t>.</w:t>
        </w:r>
        <w:r w:rsidRPr="00611FF6">
          <w:rPr>
            <w:i/>
            <w:iCs/>
            <w:color w:val="080808"/>
            <w:sz w:val="16"/>
            <w:szCs w:val="16"/>
            <w:rPrChange w:id="2476" w:author="Carlos Rosales" w:date="2025-07-24T09:37:00Z">
              <w:rPr>
                <w:i/>
                <w:iCs/>
                <w:color w:val="080808"/>
              </w:rPr>
            </w:rPrChange>
          </w:rPr>
          <w:t>toList</w:t>
        </w:r>
        <w:proofErr w:type="spellEnd"/>
        <w:r w:rsidRPr="00611FF6">
          <w:rPr>
            <w:color w:val="080808"/>
            <w:sz w:val="16"/>
            <w:szCs w:val="16"/>
            <w:rPrChange w:id="2477" w:author="Carlos Rosales" w:date="2025-07-24T09:37:00Z">
              <w:rPr>
                <w:color w:val="080808"/>
              </w:rPr>
            </w:rPrChange>
          </w:rPr>
          <w:t>());</w:t>
        </w:r>
        <w:r w:rsidRPr="00611FF6">
          <w:rPr>
            <w:color w:val="080808"/>
            <w:sz w:val="16"/>
            <w:szCs w:val="16"/>
            <w:rPrChange w:id="2478" w:author="Carlos Rosales" w:date="2025-07-24T09:37:00Z">
              <w:rPr>
                <w:color w:val="080808"/>
              </w:rPr>
            </w:rPrChange>
          </w:rPr>
          <w:br/>
          <w:t xml:space="preserve">    }</w:t>
        </w:r>
        <w:r w:rsidRPr="00611FF6">
          <w:rPr>
            <w:color w:val="080808"/>
            <w:sz w:val="16"/>
            <w:szCs w:val="16"/>
            <w:rPrChange w:id="2479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480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6"/>
            <w:szCs w:val="16"/>
            <w:rPrChange w:id="2481" w:author="Carlos Rosales" w:date="2025-07-24T09:37:00Z">
              <w:rPr>
                <w:color w:val="9E880D"/>
              </w:rPr>
            </w:rPrChange>
          </w:rPr>
          <w:t>@Override</w:t>
        </w:r>
        <w:r w:rsidRPr="00611FF6">
          <w:rPr>
            <w:color w:val="9E880D"/>
            <w:sz w:val="16"/>
            <w:szCs w:val="16"/>
            <w:rPrChange w:id="2482" w:author="Carlos Rosales" w:date="2025-07-24T09:37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483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48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485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486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487" w:author="Carlos Rosales" w:date="2025-07-24T09:37:00Z">
              <w:rPr>
                <w:color w:val="00627A"/>
              </w:rPr>
            </w:rPrChange>
          </w:rPr>
          <w:t>findById</w:t>
        </w:r>
        <w:proofErr w:type="spellEnd"/>
        <w:r w:rsidRPr="00611FF6">
          <w:rPr>
            <w:color w:val="080808"/>
            <w:sz w:val="16"/>
            <w:szCs w:val="16"/>
            <w:rPrChange w:id="2488" w:author="Carlos Rosales" w:date="2025-07-24T09:37:00Z">
              <w:rPr>
                <w:color w:val="080808"/>
              </w:rPr>
            </w:rPrChange>
          </w:rPr>
          <w:t>(</w:t>
        </w:r>
        <w:r w:rsidRPr="00611FF6">
          <w:rPr>
            <w:color w:val="000000"/>
            <w:sz w:val="16"/>
            <w:szCs w:val="16"/>
            <w:rPrChange w:id="2489" w:author="Carlos Rosales" w:date="2025-07-24T09:37:00Z">
              <w:rPr>
                <w:color w:val="000000"/>
              </w:rPr>
            </w:rPrChange>
          </w:rPr>
          <w:t>Long id</w:t>
        </w:r>
        <w:r w:rsidRPr="00611FF6">
          <w:rPr>
            <w:color w:val="080808"/>
            <w:sz w:val="16"/>
            <w:szCs w:val="16"/>
            <w:rPrChange w:id="2490" w:author="Carlos Rosales" w:date="2025-07-24T09:37:00Z">
              <w:rPr>
                <w:color w:val="080808"/>
              </w:rPr>
            </w:rPrChange>
          </w:rPr>
          <w:t>) {</w:t>
        </w:r>
        <w:r w:rsidRPr="00611FF6">
          <w:rPr>
            <w:color w:val="080808"/>
            <w:sz w:val="16"/>
            <w:szCs w:val="16"/>
            <w:rPrChange w:id="2491" w:author="Carlos Rosales" w:date="2025-07-24T09:3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611FF6">
          <w:rPr>
            <w:color w:val="0033B3"/>
            <w:sz w:val="16"/>
            <w:szCs w:val="16"/>
            <w:rPrChange w:id="2492" w:author="Carlos Rosales" w:date="2025-07-24T09:37:00Z">
              <w:rPr>
                <w:color w:val="0033B3"/>
              </w:rPr>
            </w:rPrChange>
          </w:rPr>
          <w:t>return</w:t>
        </w:r>
        <w:proofErr w:type="spellEnd"/>
        <w:r w:rsidRPr="00611FF6">
          <w:rPr>
            <w:color w:val="0033B3"/>
            <w:sz w:val="16"/>
            <w:szCs w:val="16"/>
            <w:rPrChange w:id="2493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6"/>
            <w:szCs w:val="16"/>
            <w:rPrChange w:id="2494" w:author="Carlos Rosales" w:date="2025-07-24T09:37:00Z">
              <w:rPr>
                <w:color w:val="0033B3"/>
              </w:rPr>
            </w:rPrChange>
          </w:rPr>
          <w:t>null</w:t>
        </w:r>
        <w:proofErr w:type="spellEnd"/>
        <w:r w:rsidRPr="00611FF6">
          <w:rPr>
            <w:color w:val="080808"/>
            <w:sz w:val="16"/>
            <w:szCs w:val="16"/>
            <w:rPrChange w:id="2495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496" w:author="Carlos Rosales" w:date="2025-07-24T09:37:00Z">
              <w:rPr>
                <w:color w:val="080808"/>
              </w:rPr>
            </w:rPrChange>
          </w:rPr>
          <w:br/>
          <w:t xml:space="preserve">    }</w:t>
        </w:r>
        <w:r w:rsidRPr="00611FF6">
          <w:rPr>
            <w:color w:val="080808"/>
            <w:sz w:val="16"/>
            <w:szCs w:val="16"/>
            <w:rPrChange w:id="2497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498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6"/>
            <w:szCs w:val="16"/>
            <w:rPrChange w:id="2499" w:author="Carlos Rosales" w:date="2025-07-24T09:37:00Z">
              <w:rPr>
                <w:color w:val="9E880D"/>
              </w:rPr>
            </w:rPrChange>
          </w:rPr>
          <w:t>@Override</w:t>
        </w:r>
        <w:r w:rsidRPr="00611FF6">
          <w:rPr>
            <w:color w:val="9E880D"/>
            <w:sz w:val="16"/>
            <w:szCs w:val="16"/>
            <w:rPrChange w:id="2500" w:author="Carlos Rosales" w:date="2025-07-24T09:37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501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50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503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504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505" w:author="Carlos Rosales" w:date="2025-07-24T09:37:00Z">
              <w:rPr>
                <w:color w:val="00627A"/>
              </w:rPr>
            </w:rPrChange>
          </w:rPr>
          <w:t>save</w:t>
        </w:r>
        <w:proofErr w:type="spellEnd"/>
        <w:r w:rsidRPr="00611FF6">
          <w:rPr>
            <w:color w:val="080808"/>
            <w:sz w:val="16"/>
            <w:szCs w:val="16"/>
            <w:rPrChange w:id="2506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r w:rsidRPr="00611FF6">
          <w:rPr>
            <w:color w:val="000000"/>
            <w:sz w:val="16"/>
            <w:szCs w:val="16"/>
            <w:rPrChange w:id="2507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508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509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80808"/>
            <w:sz w:val="16"/>
            <w:szCs w:val="16"/>
            <w:rPrChange w:id="2510" w:author="Carlos Rosales" w:date="2025-07-24T09:37:00Z">
              <w:rPr>
                <w:color w:val="080808"/>
              </w:rPr>
            </w:rPrChange>
          </w:rPr>
          <w:t>) {</w:t>
        </w:r>
        <w:r w:rsidRPr="00611FF6">
          <w:rPr>
            <w:color w:val="080808"/>
            <w:sz w:val="16"/>
            <w:szCs w:val="16"/>
            <w:rPrChange w:id="2511" w:author="Carlos Rosales" w:date="2025-07-24T09:3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611FF6">
          <w:rPr>
            <w:color w:val="0033B3"/>
            <w:sz w:val="16"/>
            <w:szCs w:val="16"/>
            <w:rPrChange w:id="2512" w:author="Carlos Rosales" w:date="2025-07-24T09:37:00Z">
              <w:rPr>
                <w:color w:val="0033B3"/>
              </w:rPr>
            </w:rPrChange>
          </w:rPr>
          <w:t>return</w:t>
        </w:r>
        <w:proofErr w:type="spellEnd"/>
        <w:r w:rsidRPr="00611FF6">
          <w:rPr>
            <w:color w:val="0033B3"/>
            <w:sz w:val="16"/>
            <w:szCs w:val="16"/>
            <w:rPrChange w:id="2513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6"/>
            <w:szCs w:val="16"/>
            <w:rPrChange w:id="2514" w:author="Carlos Rosales" w:date="2025-07-24T09:37:00Z">
              <w:rPr>
                <w:color w:val="0033B3"/>
              </w:rPr>
            </w:rPrChange>
          </w:rPr>
          <w:t>null</w:t>
        </w:r>
        <w:proofErr w:type="spellEnd"/>
        <w:r w:rsidRPr="00611FF6">
          <w:rPr>
            <w:color w:val="080808"/>
            <w:sz w:val="16"/>
            <w:szCs w:val="16"/>
            <w:rPrChange w:id="2515" w:author="Carlos Rosales" w:date="2025-07-24T09:37:00Z">
              <w:rPr>
                <w:color w:val="080808"/>
              </w:rPr>
            </w:rPrChange>
          </w:rPr>
          <w:t>;</w:t>
        </w:r>
        <w:r w:rsidRPr="00611FF6">
          <w:rPr>
            <w:color w:val="080808"/>
            <w:sz w:val="16"/>
            <w:szCs w:val="16"/>
            <w:rPrChange w:id="2516" w:author="Carlos Rosales" w:date="2025-07-24T09:37:00Z">
              <w:rPr>
                <w:color w:val="080808"/>
              </w:rPr>
            </w:rPrChange>
          </w:rPr>
          <w:br/>
          <w:t xml:space="preserve">    }</w:t>
        </w:r>
        <w:r w:rsidRPr="00611FF6">
          <w:rPr>
            <w:color w:val="080808"/>
            <w:sz w:val="16"/>
            <w:szCs w:val="16"/>
            <w:rPrChange w:id="2517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518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color w:val="9E880D"/>
            <w:sz w:val="16"/>
            <w:szCs w:val="16"/>
            <w:rPrChange w:id="2519" w:author="Carlos Rosales" w:date="2025-07-24T09:37:00Z">
              <w:rPr>
                <w:color w:val="9E880D"/>
              </w:rPr>
            </w:rPrChange>
          </w:rPr>
          <w:t>@Override</w:t>
        </w:r>
        <w:r w:rsidRPr="00611FF6">
          <w:rPr>
            <w:color w:val="9E880D"/>
            <w:sz w:val="16"/>
            <w:szCs w:val="16"/>
            <w:rPrChange w:id="2520" w:author="Carlos Rosales" w:date="2025-07-24T09:37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521" w:author="Carlos Rosales" w:date="2025-07-24T09:37:00Z">
              <w:rPr>
                <w:color w:val="0033B3"/>
              </w:rPr>
            </w:rPrChange>
          </w:rPr>
          <w:t>public</w:t>
        </w:r>
        <w:proofErr w:type="spellEnd"/>
        <w:r w:rsidRPr="00611FF6">
          <w:rPr>
            <w:color w:val="0033B3"/>
            <w:sz w:val="16"/>
            <w:szCs w:val="16"/>
            <w:rPrChange w:id="2522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33B3"/>
            <w:sz w:val="16"/>
            <w:szCs w:val="16"/>
            <w:rPrChange w:id="2523" w:author="Carlos Rosales" w:date="2025-07-24T09:37:00Z">
              <w:rPr>
                <w:color w:val="0033B3"/>
              </w:rPr>
            </w:rPrChange>
          </w:rPr>
          <w:t>void</w:t>
        </w:r>
        <w:proofErr w:type="spellEnd"/>
        <w:r w:rsidRPr="00611FF6">
          <w:rPr>
            <w:color w:val="0033B3"/>
            <w:sz w:val="16"/>
            <w:szCs w:val="16"/>
            <w:rPrChange w:id="252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627A"/>
            <w:sz w:val="16"/>
            <w:szCs w:val="16"/>
            <w:rPrChange w:id="2525" w:author="Carlos Rosales" w:date="2025-07-24T09:37:00Z">
              <w:rPr>
                <w:color w:val="00627A"/>
              </w:rPr>
            </w:rPrChange>
          </w:rPr>
          <w:t>delete</w:t>
        </w:r>
        <w:proofErr w:type="spellEnd"/>
        <w:r w:rsidRPr="00611FF6">
          <w:rPr>
            <w:color w:val="080808"/>
            <w:sz w:val="16"/>
            <w:szCs w:val="16"/>
            <w:rPrChange w:id="2526" w:author="Carlos Rosales" w:date="2025-07-24T09:37:00Z">
              <w:rPr>
                <w:color w:val="080808"/>
              </w:rPr>
            </w:rPrChange>
          </w:rPr>
          <w:t>(</w:t>
        </w:r>
        <w:r w:rsidRPr="00611FF6">
          <w:rPr>
            <w:color w:val="000000"/>
            <w:sz w:val="16"/>
            <w:szCs w:val="16"/>
            <w:rPrChange w:id="2527" w:author="Carlos Rosales" w:date="2025-07-24T09:37:00Z">
              <w:rPr>
                <w:color w:val="000000"/>
              </w:rPr>
            </w:rPrChange>
          </w:rPr>
          <w:t>Long id</w:t>
        </w:r>
        <w:r w:rsidRPr="00611FF6">
          <w:rPr>
            <w:color w:val="080808"/>
            <w:sz w:val="16"/>
            <w:szCs w:val="16"/>
            <w:rPrChange w:id="2528" w:author="Carlos Rosales" w:date="2025-07-24T09:37:00Z">
              <w:rPr>
                <w:color w:val="080808"/>
              </w:rPr>
            </w:rPrChange>
          </w:rPr>
          <w:t>) {</w:t>
        </w:r>
        <w:r w:rsidRPr="00611FF6">
          <w:rPr>
            <w:color w:val="080808"/>
            <w:sz w:val="16"/>
            <w:szCs w:val="16"/>
            <w:rPrChange w:id="2529" w:author="Carlos Rosales" w:date="2025-07-24T09:37:00Z">
              <w:rPr>
                <w:color w:val="080808"/>
              </w:rPr>
            </w:rPrChange>
          </w:rPr>
          <w:br/>
        </w:r>
        <w:r w:rsidRPr="00611FF6">
          <w:rPr>
            <w:color w:val="080808"/>
            <w:sz w:val="16"/>
            <w:szCs w:val="16"/>
            <w:rPrChange w:id="2530" w:author="Carlos Rosales" w:date="2025-07-24T09:37:00Z">
              <w:rPr>
                <w:color w:val="080808"/>
              </w:rPr>
            </w:rPrChange>
          </w:rPr>
          <w:br/>
          <w:t xml:space="preserve">    }</w:t>
        </w:r>
      </w:ins>
    </w:p>
    <w:p w14:paraId="5B0F8E7A" w14:textId="22F92959" w:rsidR="00FB3C26" w:rsidRPr="00611FF6" w:rsidRDefault="00FB3C26">
      <w:pPr>
        <w:pStyle w:val="HTMLconformatoprevio"/>
        <w:shd w:val="clear" w:color="auto" w:fill="FFFFFF"/>
        <w:rPr>
          <w:ins w:id="2531" w:author="Carlos Rosales" w:date="2025-07-24T09:26:00Z"/>
          <w:color w:val="080808"/>
          <w:sz w:val="16"/>
          <w:szCs w:val="16"/>
          <w:rPrChange w:id="2532" w:author="Carlos Rosales" w:date="2025-07-24T09:37:00Z">
            <w:rPr>
              <w:ins w:id="2533" w:author="Carlos Rosales" w:date="2025-07-24T09:26:00Z"/>
              <w:color w:val="080808"/>
            </w:rPr>
          </w:rPrChange>
        </w:rPr>
        <w:pPrChange w:id="2534" w:author="Carlos Rosales" w:date="2025-07-24T09:26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ins w:id="2535" w:author="Carlos Rosales" w:date="2025-07-24T09:26:00Z">
        <w:r w:rsidRPr="00611FF6">
          <w:rPr>
            <w:color w:val="080808"/>
            <w:sz w:val="16"/>
            <w:szCs w:val="16"/>
            <w:rPrChange w:id="2536" w:author="Carlos Rosales" w:date="2025-07-24T09:37:00Z">
              <w:rPr>
                <w:color w:val="080808"/>
              </w:rPr>
            </w:rPrChange>
          </w:rPr>
          <w:br/>
          <w:t xml:space="preserve">    </w:t>
        </w:r>
        <w:r w:rsidRPr="00611FF6">
          <w:rPr>
            <w:i/>
            <w:iCs/>
            <w:color w:val="8C8C8C"/>
            <w:sz w:val="16"/>
            <w:szCs w:val="16"/>
            <w:rPrChange w:id="2537" w:author="Carlos Rosales" w:date="2025-07-24T09:37:00Z">
              <w:rPr>
                <w:i/>
                <w:iCs/>
                <w:color w:val="8C8C8C"/>
              </w:rPr>
            </w:rPrChange>
          </w:rPr>
          <w:t>// Mé</w:t>
        </w:r>
        <w:r w:rsidRPr="00611FF6">
          <w:rPr>
            <w:i/>
            <w:iCs/>
            <w:color w:val="008DDE"/>
            <w:sz w:val="16"/>
            <w:szCs w:val="16"/>
            <w:rPrChange w:id="2538" w:author="Carlos Rosales" w:date="2025-07-24T09:37:00Z">
              <w:rPr>
                <w:i/>
                <w:iCs/>
                <w:color w:val="008DDE"/>
              </w:rPr>
            </w:rPrChange>
          </w:rPr>
          <w:t xml:space="preserve">todo privado para convertir una entidad </w:t>
        </w:r>
        <w:proofErr w:type="spellStart"/>
        <w:r w:rsidRPr="00611FF6">
          <w:rPr>
            <w:i/>
            <w:iCs/>
            <w:color w:val="008DDE"/>
            <w:sz w:val="16"/>
            <w:szCs w:val="16"/>
            <w:rPrChange w:id="2539" w:author="Carlos Rosales" w:date="2025-07-24T09:37:00Z">
              <w:rPr>
                <w:i/>
                <w:iCs/>
                <w:color w:val="008DDE"/>
              </w:rPr>
            </w:rPrChange>
          </w:rPr>
          <w:t>Categoria</w:t>
        </w:r>
        <w:proofErr w:type="spellEnd"/>
        <w:r w:rsidRPr="00611FF6">
          <w:rPr>
            <w:i/>
            <w:iCs/>
            <w:color w:val="008DDE"/>
            <w:sz w:val="16"/>
            <w:szCs w:val="16"/>
            <w:rPrChange w:id="2540" w:author="Carlos Rosales" w:date="2025-07-24T09:37:00Z">
              <w:rPr>
                <w:i/>
                <w:iCs/>
                <w:color w:val="008DDE"/>
              </w:rPr>
            </w:rPrChange>
          </w:rPr>
          <w:t xml:space="preserve"> a </w:t>
        </w:r>
        <w:proofErr w:type="spellStart"/>
        <w:r w:rsidRPr="00611FF6">
          <w:rPr>
            <w:i/>
            <w:iCs/>
            <w:color w:val="008DDE"/>
            <w:sz w:val="16"/>
            <w:szCs w:val="16"/>
            <w:rPrChange w:id="2541" w:author="Carlos Rosales" w:date="2025-07-24T09:37:00Z">
              <w:rPr>
                <w:i/>
                <w:iCs/>
                <w:color w:val="008DDE"/>
              </w:rPr>
            </w:rPrChange>
          </w:rPr>
          <w:t>CategoriaDTO</w:t>
        </w:r>
        <w:proofErr w:type="spellEnd"/>
        <w:r w:rsidRPr="00611FF6">
          <w:rPr>
            <w:i/>
            <w:iCs/>
            <w:color w:val="008DDE"/>
            <w:sz w:val="16"/>
            <w:szCs w:val="16"/>
            <w:rPrChange w:id="2542" w:author="Carlos Rosales" w:date="2025-07-24T09:37:00Z">
              <w:rPr>
                <w:i/>
                <w:iCs/>
                <w:color w:val="008DDE"/>
              </w:rPr>
            </w:rPrChange>
          </w:rPr>
          <w:br/>
          <w:t xml:space="preserve">    </w:t>
        </w:r>
        <w:proofErr w:type="spellStart"/>
        <w:r w:rsidRPr="00611FF6">
          <w:rPr>
            <w:color w:val="0033B3"/>
            <w:sz w:val="16"/>
            <w:szCs w:val="16"/>
            <w:rPrChange w:id="2543" w:author="Carlos Rosales" w:date="2025-07-24T09:37:00Z">
              <w:rPr>
                <w:color w:val="0033B3"/>
              </w:rPr>
            </w:rPrChange>
          </w:rPr>
          <w:t>private</w:t>
        </w:r>
        <w:proofErr w:type="spellEnd"/>
        <w:r w:rsidRPr="00611FF6">
          <w:rPr>
            <w:color w:val="0033B3"/>
            <w:sz w:val="16"/>
            <w:szCs w:val="16"/>
            <w:rPrChange w:id="2544" w:author="Carlos Rosales" w:date="2025-07-24T09:37:00Z">
              <w:rPr>
                <w:color w:val="0033B3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545" w:author="Carlos Rosales" w:date="2025-07-24T09:37:00Z">
              <w:rPr>
                <w:color w:val="000000"/>
              </w:rPr>
            </w:rPrChange>
          </w:rPr>
          <w:t>CategoriaDTO</w:t>
        </w:r>
        <w:proofErr w:type="spellEnd"/>
        <w:r w:rsidRPr="00611FF6">
          <w:rPr>
            <w:color w:val="000000"/>
            <w:sz w:val="16"/>
            <w:szCs w:val="16"/>
            <w:rPrChange w:id="2546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proofErr w:type="gramStart"/>
        <w:r w:rsidRPr="00611FF6">
          <w:rPr>
            <w:color w:val="00627A"/>
            <w:sz w:val="16"/>
            <w:szCs w:val="16"/>
            <w:rPrChange w:id="2547" w:author="Carlos Rosales" w:date="2025-07-24T09:37:00Z">
              <w:rPr>
                <w:color w:val="00627A"/>
              </w:rPr>
            </w:rPrChange>
          </w:rPr>
          <w:t>convertToDTO</w:t>
        </w:r>
        <w:proofErr w:type="spellEnd"/>
        <w:r w:rsidRPr="00611FF6">
          <w:rPr>
            <w:color w:val="080808"/>
            <w:sz w:val="16"/>
            <w:szCs w:val="16"/>
            <w:rPrChange w:id="2548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proofErr w:type="gramEnd"/>
        <w:r w:rsidRPr="00611FF6">
          <w:rPr>
            <w:color w:val="000000"/>
            <w:sz w:val="16"/>
            <w:szCs w:val="16"/>
            <w:rPrChange w:id="2549" w:author="Carlos Rosales" w:date="2025-07-24T09:37:00Z">
              <w:rPr>
                <w:color w:val="000000"/>
              </w:rPr>
            </w:rPrChange>
          </w:rPr>
          <w:t>Categoria</w:t>
        </w:r>
        <w:proofErr w:type="spellEnd"/>
        <w:r w:rsidRPr="00611FF6">
          <w:rPr>
            <w:color w:val="000000"/>
            <w:sz w:val="16"/>
            <w:szCs w:val="16"/>
            <w:rPrChange w:id="2550" w:author="Carlos Rosales" w:date="2025-07-24T09:37:00Z">
              <w:rPr>
                <w:color w:val="000000"/>
              </w:rPr>
            </w:rPrChange>
          </w:rPr>
          <w:t xml:space="preserve"> </w:t>
        </w:r>
        <w:proofErr w:type="spellStart"/>
        <w:r w:rsidRPr="00611FF6">
          <w:rPr>
            <w:color w:val="000000"/>
            <w:sz w:val="16"/>
            <w:szCs w:val="16"/>
            <w:rPrChange w:id="2551" w:author="Carlos Rosales" w:date="2025-07-24T09:37:00Z">
              <w:rPr>
                <w:color w:val="000000"/>
              </w:rPr>
            </w:rPrChange>
          </w:rPr>
          <w:t>categoria</w:t>
        </w:r>
        <w:proofErr w:type="spellEnd"/>
        <w:r w:rsidRPr="00611FF6">
          <w:rPr>
            <w:color w:val="080808"/>
            <w:sz w:val="16"/>
            <w:szCs w:val="16"/>
            <w:rPrChange w:id="2552" w:author="Carlos Rosales" w:date="2025-07-24T09:37:00Z">
              <w:rPr>
                <w:color w:val="080808"/>
              </w:rPr>
            </w:rPrChange>
          </w:rPr>
          <w:t>) {</w:t>
        </w:r>
        <w:r w:rsidRPr="00611FF6">
          <w:rPr>
            <w:color w:val="080808"/>
            <w:sz w:val="16"/>
            <w:szCs w:val="16"/>
            <w:rPrChange w:id="2553" w:author="Carlos Rosales" w:date="2025-07-24T09:3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611FF6">
          <w:rPr>
            <w:color w:val="0033B3"/>
            <w:sz w:val="16"/>
            <w:szCs w:val="16"/>
            <w:rPrChange w:id="2554" w:author="Carlos Rosales" w:date="2025-07-24T09:37:00Z">
              <w:rPr>
                <w:color w:val="0033B3"/>
              </w:rPr>
            </w:rPrChange>
          </w:rPr>
          <w:t>return</w:t>
        </w:r>
        <w:proofErr w:type="spellEnd"/>
        <w:r w:rsidRPr="00611FF6">
          <w:rPr>
            <w:color w:val="0033B3"/>
            <w:sz w:val="16"/>
            <w:szCs w:val="16"/>
            <w:rPrChange w:id="2555" w:author="Carlos Rosales" w:date="2025-07-24T09:37:00Z">
              <w:rPr>
                <w:color w:val="0033B3"/>
              </w:rPr>
            </w:rPrChange>
          </w:rPr>
          <w:t xml:space="preserve"> new </w:t>
        </w:r>
        <w:proofErr w:type="spellStart"/>
        <w:r w:rsidRPr="00611FF6">
          <w:rPr>
            <w:color w:val="080808"/>
            <w:sz w:val="16"/>
            <w:szCs w:val="16"/>
            <w:rPrChange w:id="2556" w:author="Carlos Rosales" w:date="2025-07-24T09:37:00Z">
              <w:rPr>
                <w:color w:val="080808"/>
              </w:rPr>
            </w:rPrChange>
          </w:rPr>
          <w:t>CategoriaDTO</w:t>
        </w:r>
        <w:proofErr w:type="spellEnd"/>
        <w:r w:rsidRPr="00611FF6">
          <w:rPr>
            <w:color w:val="080808"/>
            <w:sz w:val="16"/>
            <w:szCs w:val="16"/>
            <w:rPrChange w:id="2557" w:author="Carlos Rosales" w:date="2025-07-24T09:37:00Z">
              <w:rPr>
                <w:color w:val="080808"/>
              </w:rPr>
            </w:rPrChange>
          </w:rPr>
          <w:t>(</w:t>
        </w:r>
        <w:proofErr w:type="spellStart"/>
        <w:r w:rsidRPr="00611FF6">
          <w:rPr>
            <w:color w:val="000000"/>
            <w:sz w:val="16"/>
            <w:szCs w:val="16"/>
            <w:rPrChange w:id="2558" w:author="Carlos Rosales" w:date="2025-07-24T09:37:00Z">
              <w:rPr>
                <w:color w:val="000000"/>
              </w:rPr>
            </w:rPrChange>
          </w:rPr>
          <w:t>categoria</w:t>
        </w:r>
        <w:r w:rsidRPr="00611FF6">
          <w:rPr>
            <w:color w:val="080808"/>
            <w:sz w:val="16"/>
            <w:szCs w:val="16"/>
            <w:rPrChange w:id="2559" w:author="Carlos Rosales" w:date="2025-07-24T09:37:00Z">
              <w:rPr>
                <w:color w:val="080808"/>
              </w:rPr>
            </w:rPrChange>
          </w:rPr>
          <w:t>.getId</w:t>
        </w:r>
        <w:proofErr w:type="spellEnd"/>
        <w:r w:rsidRPr="00611FF6">
          <w:rPr>
            <w:color w:val="080808"/>
            <w:sz w:val="16"/>
            <w:szCs w:val="16"/>
            <w:rPrChange w:id="2560" w:author="Carlos Rosales" w:date="2025-07-24T09:37:00Z">
              <w:rPr>
                <w:color w:val="080808"/>
              </w:rPr>
            </w:rPrChange>
          </w:rPr>
          <w:t>(),</w:t>
        </w:r>
        <w:proofErr w:type="spellStart"/>
        <w:r w:rsidRPr="00611FF6">
          <w:rPr>
            <w:color w:val="000000"/>
            <w:sz w:val="16"/>
            <w:szCs w:val="16"/>
            <w:rPrChange w:id="2561" w:author="Carlos Rosales" w:date="2025-07-24T09:37:00Z">
              <w:rPr>
                <w:color w:val="000000"/>
              </w:rPr>
            </w:rPrChange>
          </w:rPr>
          <w:t>categoria</w:t>
        </w:r>
        <w:r w:rsidRPr="00611FF6">
          <w:rPr>
            <w:color w:val="080808"/>
            <w:sz w:val="16"/>
            <w:szCs w:val="16"/>
            <w:rPrChange w:id="2562" w:author="Carlos Rosales" w:date="2025-07-24T09:37:00Z">
              <w:rPr>
                <w:color w:val="080808"/>
              </w:rPr>
            </w:rPrChange>
          </w:rPr>
          <w:t>.getNombre</w:t>
        </w:r>
        <w:proofErr w:type="spellEnd"/>
        <w:r w:rsidRPr="00611FF6">
          <w:rPr>
            <w:color w:val="080808"/>
            <w:sz w:val="16"/>
            <w:szCs w:val="16"/>
            <w:rPrChange w:id="2563" w:author="Carlos Rosales" w:date="2025-07-24T09:37:00Z">
              <w:rPr>
                <w:color w:val="080808"/>
              </w:rPr>
            </w:rPrChange>
          </w:rPr>
          <w:t>());</w:t>
        </w:r>
        <w:r w:rsidRPr="00611FF6">
          <w:rPr>
            <w:color w:val="080808"/>
            <w:sz w:val="16"/>
            <w:szCs w:val="16"/>
            <w:rPrChange w:id="2564" w:author="Carlos Rosales" w:date="2025-07-24T09:37:00Z">
              <w:rPr>
                <w:color w:val="080808"/>
              </w:rPr>
            </w:rPrChange>
          </w:rPr>
          <w:br/>
          <w:t xml:space="preserve">    }</w:t>
        </w:r>
        <w:r w:rsidRPr="00611FF6">
          <w:rPr>
            <w:color w:val="080808"/>
            <w:sz w:val="16"/>
            <w:szCs w:val="16"/>
            <w:rPrChange w:id="2565" w:author="Carlos Rosales" w:date="2025-07-24T09:37:00Z">
              <w:rPr>
                <w:color w:val="080808"/>
              </w:rPr>
            </w:rPrChange>
          </w:rPr>
          <w:br/>
          <w:t>}</w:t>
        </w:r>
      </w:ins>
    </w:p>
    <w:p w14:paraId="02AC6A8A" w14:textId="3628E778" w:rsidR="00912CA8" w:rsidRDefault="00047E92">
      <w:pPr>
        <w:spacing w:line="240" w:lineRule="auto"/>
        <w:ind w:firstLine="0"/>
        <w:jc w:val="left"/>
        <w:rPr>
          <w:ins w:id="2566" w:author="Carlos Rosales" w:date="2025-07-25T19:16:00Z"/>
          <w:b/>
          <w:bCs/>
          <w:sz w:val="22"/>
          <w:szCs w:val="20"/>
        </w:rPr>
      </w:pPr>
      <w:ins w:id="2567" w:author="Carlos Rosales" w:date="2025-07-24T09:27:00Z">
        <w:r w:rsidRPr="00047E92">
          <w:rPr>
            <w:b/>
            <w:bCs/>
            <w:noProof/>
          </w:rPr>
          <w:drawing>
            <wp:inline distT="0" distB="0" distL="0" distR="0" wp14:anchorId="635F08A5" wp14:editId="5C24A355">
              <wp:extent cx="1913797" cy="2812473"/>
              <wp:effectExtent l="0" t="0" r="0" b="6985"/>
              <wp:docPr id="1668303782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68303782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8700" cy="28784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386377" w14:textId="7A39CBCA" w:rsidR="00416727" w:rsidRDefault="00416727" w:rsidP="00416727">
      <w:pPr>
        <w:pStyle w:val="Prrafodelista"/>
        <w:numPr>
          <w:ilvl w:val="0"/>
          <w:numId w:val="6"/>
        </w:numPr>
        <w:spacing w:line="240" w:lineRule="auto"/>
        <w:jc w:val="left"/>
        <w:rPr>
          <w:ins w:id="2568" w:author="Carlos Rosales" w:date="2025-07-25T19:16:00Z"/>
          <w:b/>
          <w:bCs/>
          <w:sz w:val="22"/>
          <w:szCs w:val="20"/>
        </w:rPr>
      </w:pPr>
      <w:ins w:id="2569" w:author="Carlos Rosales" w:date="2025-07-25T19:16:00Z">
        <w:r>
          <w:rPr>
            <w:b/>
            <w:bCs/>
            <w:sz w:val="22"/>
            <w:szCs w:val="20"/>
          </w:rPr>
          <w:lastRenderedPageBreak/>
          <w:t xml:space="preserve">Se creó la clase CategoriaDTO.java en el </w:t>
        </w:r>
        <w:proofErr w:type="spellStart"/>
        <w:r>
          <w:rPr>
            <w:b/>
            <w:bCs/>
            <w:sz w:val="22"/>
            <w:szCs w:val="20"/>
          </w:rPr>
          <w:t>package</w:t>
        </w:r>
        <w:proofErr w:type="spellEnd"/>
        <w:r>
          <w:rPr>
            <w:b/>
            <w:bCs/>
            <w:sz w:val="22"/>
            <w:szCs w:val="20"/>
          </w:rPr>
          <w:t xml:space="preserve"> dto.</w:t>
        </w:r>
      </w:ins>
    </w:p>
    <w:p w14:paraId="203B5CB5" w14:textId="77777777" w:rsidR="00416727" w:rsidRDefault="00416727">
      <w:pPr>
        <w:pStyle w:val="HTMLconformatoprevio"/>
        <w:shd w:val="clear" w:color="auto" w:fill="FFFFFF"/>
        <w:rPr>
          <w:ins w:id="2570" w:author="Carlos Rosales" w:date="2025-07-25T19:16:00Z"/>
          <w:color w:val="080808"/>
        </w:rPr>
        <w:pPrChange w:id="2571" w:author="Carlos Rosales" w:date="2025-07-25T19:16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2572" w:author="Carlos Rosales" w:date="2025-07-25T19:16:00Z">
        <w:r>
          <w:rPr>
            <w:color w:val="0033B3"/>
          </w:rPr>
          <w:t>package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com.devsoft.orders_api.dto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proofErr w:type="gramStart"/>
        <w:r>
          <w:rPr>
            <w:color w:val="000000"/>
          </w:rPr>
          <w:t>lombok.</w:t>
        </w:r>
        <w:r>
          <w:rPr>
            <w:color w:val="9E880D"/>
          </w:rPr>
          <w:t>AllArgsConstructor</w:t>
        </w:r>
        <w:proofErr w:type="spellEnd"/>
        <w:proofErr w:type="gram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lombok.</w:t>
        </w:r>
        <w:r>
          <w:rPr>
            <w:color w:val="9E880D"/>
          </w:rPr>
          <w:t>Builder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lombok.</w:t>
        </w:r>
        <w:r>
          <w:rPr>
            <w:color w:val="9E880D"/>
          </w:rPr>
          <w:t>Data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proofErr w:type="spellStart"/>
        <w:r>
          <w:rPr>
            <w:color w:val="0033B3"/>
          </w:rPr>
          <w:t>import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lombok.</w:t>
        </w:r>
        <w:r>
          <w:rPr>
            <w:color w:val="9E880D"/>
          </w:rPr>
          <w:t>NoArgsConstructor</w:t>
        </w:r>
        <w:proofErr w:type="spellEnd"/>
        <w:r>
          <w:rPr>
            <w:color w:val="080808"/>
          </w:rPr>
          <w:t>;</w:t>
        </w:r>
        <w:r>
          <w:rPr>
            <w:color w:val="080808"/>
          </w:rPr>
          <w:br/>
        </w:r>
        <w:r>
          <w:rPr>
            <w:color w:val="080808"/>
          </w:rPr>
          <w:br/>
        </w:r>
        <w:r>
          <w:rPr>
            <w:color w:val="9E880D"/>
          </w:rPr>
          <w:t>@Data</w:t>
        </w:r>
        <w:r>
          <w:rPr>
            <w:color w:val="9E880D"/>
          </w:rPr>
          <w:br/>
          <w:t>@NoArgsConstructor</w:t>
        </w:r>
        <w:r>
          <w:rPr>
            <w:color w:val="9E880D"/>
          </w:rPr>
          <w:br/>
          <w:t>@AllArgsConstructor</w:t>
        </w:r>
        <w:r>
          <w:rPr>
            <w:color w:val="9E880D"/>
          </w:rPr>
          <w:br/>
          <w:t>@Builder</w:t>
        </w:r>
        <w:r>
          <w:rPr>
            <w:color w:val="9E880D"/>
          </w:rPr>
          <w:br/>
        </w:r>
        <w:r>
          <w:rPr>
            <w:color w:val="9E880D"/>
          </w:rPr>
          <w:br/>
        </w:r>
        <w:r>
          <w:rPr>
            <w:i/>
            <w:iCs/>
            <w:color w:val="8C8C8C"/>
          </w:rPr>
          <w:t xml:space="preserve">// Esta clase es un DTO (Data Transfer </w:t>
        </w:r>
        <w:proofErr w:type="spellStart"/>
        <w:r>
          <w:rPr>
            <w:i/>
            <w:iCs/>
            <w:color w:val="8C8C8C"/>
          </w:rPr>
          <w:t>Object</w:t>
        </w:r>
        <w:proofErr w:type="spellEnd"/>
        <w:r>
          <w:rPr>
            <w:i/>
            <w:iCs/>
            <w:color w:val="8C8C8C"/>
          </w:rPr>
          <w:t>) que representa una categoría</w:t>
        </w:r>
        <w:r>
          <w:rPr>
            <w:i/>
            <w:iCs/>
            <w:color w:val="8C8C8C"/>
          </w:rPr>
          <w:br/>
          <w:t>// y permite transferir datos entra el controlador y el servicio</w:t>
        </w:r>
        <w:r>
          <w:rPr>
            <w:i/>
            <w:iCs/>
            <w:color w:val="8C8C8C"/>
          </w:rPr>
          <w:br/>
        </w:r>
        <w:proofErr w:type="spellStart"/>
        <w:r>
          <w:rPr>
            <w:color w:val="0033B3"/>
          </w:rPr>
          <w:t>public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33B3"/>
          </w:rPr>
          <w:t>class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CategoriaDTO</w:t>
        </w:r>
        <w:proofErr w:type="spellEnd"/>
        <w:r>
          <w:rPr>
            <w:color w:val="000000"/>
          </w:rPr>
          <w:t xml:space="preserve"> </w:t>
        </w:r>
        <w:r>
          <w:rPr>
            <w:color w:val="080808"/>
          </w:rPr>
          <w:t>{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r>
          <w:rPr>
            <w:color w:val="000000"/>
          </w:rPr>
          <w:t xml:space="preserve">Long </w:t>
        </w:r>
        <w:r>
          <w:rPr>
            <w:color w:val="871094"/>
          </w:rPr>
          <w:t>id</w:t>
        </w:r>
        <w:r>
          <w:rPr>
            <w:color w:val="080808"/>
          </w:rPr>
          <w:t>;</w:t>
        </w:r>
        <w:r>
          <w:rPr>
            <w:color w:val="080808"/>
          </w:rPr>
          <w:br/>
          <w:t xml:space="preserve">    </w:t>
        </w:r>
        <w:proofErr w:type="spellStart"/>
        <w:r>
          <w:rPr>
            <w:color w:val="0033B3"/>
          </w:rPr>
          <w:t>private</w:t>
        </w:r>
        <w:proofErr w:type="spellEnd"/>
        <w:r>
          <w:rPr>
            <w:color w:val="0033B3"/>
          </w:rPr>
          <w:t xml:space="preserve"> </w:t>
        </w:r>
        <w:proofErr w:type="spellStart"/>
        <w:r>
          <w:rPr>
            <w:color w:val="000000"/>
          </w:rPr>
          <w:t>String</w:t>
        </w:r>
        <w:proofErr w:type="spellEnd"/>
        <w:r>
          <w:rPr>
            <w:color w:val="000000"/>
          </w:rPr>
          <w:t xml:space="preserve"> </w:t>
        </w:r>
        <w:r>
          <w:rPr>
            <w:color w:val="871094"/>
          </w:rPr>
          <w:t>nombre</w:t>
        </w:r>
        <w:r>
          <w:rPr>
            <w:color w:val="080808"/>
          </w:rPr>
          <w:t>;</w:t>
        </w:r>
        <w:r>
          <w:rPr>
            <w:color w:val="080808"/>
          </w:rPr>
          <w:br/>
          <w:t>}</w:t>
        </w:r>
      </w:ins>
    </w:p>
    <w:p w14:paraId="4A62DEED" w14:textId="77777777" w:rsidR="00416727" w:rsidRPr="00416727" w:rsidRDefault="00416727">
      <w:pPr>
        <w:spacing w:line="240" w:lineRule="auto"/>
        <w:ind w:left="360" w:firstLine="0"/>
        <w:jc w:val="left"/>
        <w:rPr>
          <w:ins w:id="2573" w:author="Carlos Rosales" w:date="2025-07-25T07:09:00Z"/>
          <w:b/>
          <w:bCs/>
          <w:sz w:val="22"/>
          <w:szCs w:val="20"/>
          <w:rPrChange w:id="2574" w:author="Carlos Rosales" w:date="2025-07-25T19:16:00Z">
            <w:rPr>
              <w:ins w:id="2575" w:author="Carlos Rosales" w:date="2025-07-25T07:09:00Z"/>
            </w:rPr>
          </w:rPrChange>
        </w:rPr>
        <w:pPrChange w:id="2576" w:author="Carlos Rosales" w:date="2025-07-25T19:16:00Z">
          <w:pPr>
            <w:spacing w:line="240" w:lineRule="auto"/>
            <w:ind w:firstLine="0"/>
            <w:jc w:val="left"/>
          </w:pPr>
        </w:pPrChange>
      </w:pPr>
    </w:p>
    <w:p w14:paraId="499325C2" w14:textId="662053D7" w:rsidR="00EC496B" w:rsidRDefault="006B523E" w:rsidP="00EC496B">
      <w:pPr>
        <w:pStyle w:val="Prrafodelista"/>
        <w:numPr>
          <w:ilvl w:val="0"/>
          <w:numId w:val="6"/>
        </w:numPr>
        <w:spacing w:line="240" w:lineRule="auto"/>
        <w:jc w:val="left"/>
        <w:rPr>
          <w:ins w:id="2577" w:author="Carlos Rosales" w:date="2025-07-25T07:19:00Z"/>
          <w:b/>
          <w:bCs/>
          <w:sz w:val="22"/>
          <w:szCs w:val="20"/>
        </w:rPr>
      </w:pPr>
      <w:ins w:id="2578" w:author="Carlos Rosales" w:date="2025-07-25T07:18:00Z">
        <w:r>
          <w:rPr>
            <w:b/>
            <w:bCs/>
            <w:sz w:val="22"/>
            <w:szCs w:val="20"/>
          </w:rPr>
          <w:t>Modificaciones en Category</w:t>
        </w:r>
      </w:ins>
      <w:ins w:id="2579" w:author="Carlos Rosales" w:date="2025-07-25T07:33:00Z">
        <w:r w:rsidR="0077212C">
          <w:rPr>
            <w:b/>
            <w:bCs/>
            <w:sz w:val="22"/>
            <w:szCs w:val="20"/>
          </w:rPr>
          <w:t>Repository</w:t>
        </w:r>
      </w:ins>
      <w:ins w:id="2580" w:author="Carlos Rosales" w:date="2025-07-25T07:19:00Z">
        <w:r>
          <w:rPr>
            <w:b/>
            <w:bCs/>
            <w:sz w:val="22"/>
            <w:szCs w:val="20"/>
          </w:rPr>
          <w:t>.java</w:t>
        </w:r>
      </w:ins>
    </w:p>
    <w:p w14:paraId="4DE39F37" w14:textId="77777777" w:rsidR="0077212C" w:rsidRDefault="0077212C" w:rsidP="0077212C">
      <w:pPr>
        <w:spacing w:line="240" w:lineRule="auto"/>
        <w:ind w:firstLine="0"/>
        <w:jc w:val="left"/>
        <w:rPr>
          <w:ins w:id="2581" w:author="Carlos Rosales" w:date="2025-07-25T07:25:00Z"/>
          <w:b/>
          <w:bCs/>
          <w:sz w:val="22"/>
          <w:szCs w:val="20"/>
        </w:rPr>
      </w:pPr>
      <w:ins w:id="2582" w:author="Carlos Rosales" w:date="2025-07-25T07:25:00Z">
        <w:r w:rsidRPr="0077212C">
          <w:rPr>
            <w:b/>
            <w:bCs/>
            <w:noProof/>
            <w:sz w:val="22"/>
            <w:szCs w:val="20"/>
          </w:rPr>
          <w:drawing>
            <wp:inline distT="0" distB="0" distL="0" distR="0" wp14:anchorId="4AF8DD1E" wp14:editId="1E5E94B0">
              <wp:extent cx="4607046" cy="3858491"/>
              <wp:effectExtent l="0" t="0" r="3175" b="8890"/>
              <wp:docPr id="935002422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5002422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3197" cy="38887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62AF04" w14:textId="77777777" w:rsidR="0077212C" w:rsidRDefault="0077212C" w:rsidP="0077212C">
      <w:pPr>
        <w:spacing w:line="240" w:lineRule="auto"/>
        <w:ind w:firstLine="0"/>
        <w:jc w:val="left"/>
        <w:rPr>
          <w:ins w:id="2583" w:author="Carlos Rosales" w:date="2025-07-25T19:17:00Z"/>
          <w:b/>
          <w:bCs/>
          <w:sz w:val="22"/>
          <w:szCs w:val="20"/>
        </w:rPr>
      </w:pPr>
    </w:p>
    <w:p w14:paraId="13AEBF13" w14:textId="77777777" w:rsidR="00416727" w:rsidRDefault="00416727" w:rsidP="0077212C">
      <w:pPr>
        <w:spacing w:line="240" w:lineRule="auto"/>
        <w:ind w:firstLine="0"/>
        <w:jc w:val="left"/>
        <w:rPr>
          <w:ins w:id="2584" w:author="Carlos Rosales" w:date="2025-07-25T19:17:00Z"/>
          <w:b/>
          <w:bCs/>
          <w:sz w:val="22"/>
          <w:szCs w:val="20"/>
        </w:rPr>
      </w:pPr>
    </w:p>
    <w:p w14:paraId="4894AE6A" w14:textId="77777777" w:rsidR="00416727" w:rsidRDefault="00416727" w:rsidP="0077212C">
      <w:pPr>
        <w:spacing w:line="240" w:lineRule="auto"/>
        <w:ind w:firstLine="0"/>
        <w:jc w:val="left"/>
        <w:rPr>
          <w:ins w:id="2585" w:author="Carlos Rosales" w:date="2025-07-25T07:25:00Z"/>
          <w:b/>
          <w:bCs/>
          <w:sz w:val="22"/>
          <w:szCs w:val="20"/>
        </w:rPr>
      </w:pPr>
    </w:p>
    <w:p w14:paraId="4A69FA71" w14:textId="2D782534" w:rsidR="0077212C" w:rsidRDefault="0077212C" w:rsidP="0077212C">
      <w:pPr>
        <w:pStyle w:val="Prrafodelista"/>
        <w:numPr>
          <w:ilvl w:val="0"/>
          <w:numId w:val="6"/>
        </w:numPr>
        <w:spacing w:line="240" w:lineRule="auto"/>
        <w:jc w:val="left"/>
        <w:rPr>
          <w:ins w:id="2586" w:author="Carlos Rosales" w:date="2025-07-25T07:25:00Z"/>
          <w:b/>
          <w:bCs/>
          <w:sz w:val="22"/>
          <w:szCs w:val="20"/>
        </w:rPr>
      </w:pPr>
      <w:ins w:id="2587" w:author="Carlos Rosales" w:date="2025-07-25T07:25:00Z">
        <w:r w:rsidRPr="0077212C">
          <w:rPr>
            <w:b/>
            <w:bCs/>
            <w:sz w:val="22"/>
            <w:szCs w:val="20"/>
            <w:rPrChange w:id="2588" w:author="Carlos Rosales" w:date="2025-07-25T07:25:00Z">
              <w:rPr/>
            </w:rPrChange>
          </w:rPr>
          <w:lastRenderedPageBreak/>
          <w:t xml:space="preserve">Modificaciones en </w:t>
        </w:r>
      </w:ins>
      <w:ins w:id="2589" w:author="Carlos Rosales" w:date="2025-07-25T07:51:00Z">
        <w:r w:rsidR="00EE6BB0">
          <w:rPr>
            <w:b/>
            <w:bCs/>
            <w:sz w:val="22"/>
            <w:szCs w:val="20"/>
          </w:rPr>
          <w:t>I</w:t>
        </w:r>
      </w:ins>
      <w:ins w:id="2590" w:author="Carlos Rosales" w:date="2025-07-25T07:25:00Z">
        <w:r w:rsidRPr="0077212C">
          <w:rPr>
            <w:b/>
            <w:bCs/>
            <w:sz w:val="22"/>
            <w:szCs w:val="20"/>
            <w:rPrChange w:id="2591" w:author="Carlos Rosales" w:date="2025-07-25T07:25:00Z">
              <w:rPr/>
            </w:rPrChange>
          </w:rPr>
          <w:t>CategoryService.java</w:t>
        </w:r>
      </w:ins>
    </w:p>
    <w:p w14:paraId="27B563B2" w14:textId="77777777" w:rsidR="0077212C" w:rsidRDefault="0077212C" w:rsidP="0077212C">
      <w:pPr>
        <w:spacing w:line="240" w:lineRule="auto"/>
        <w:ind w:firstLine="0"/>
        <w:jc w:val="left"/>
        <w:rPr>
          <w:ins w:id="2592" w:author="Carlos Rosales" w:date="2025-07-25T07:33:00Z"/>
          <w:b/>
          <w:bCs/>
          <w:sz w:val="22"/>
          <w:szCs w:val="20"/>
        </w:rPr>
      </w:pPr>
    </w:p>
    <w:p w14:paraId="673EC3A2" w14:textId="1A8171A0" w:rsidR="0077212C" w:rsidRDefault="0077212C" w:rsidP="0077212C">
      <w:pPr>
        <w:spacing w:line="240" w:lineRule="auto"/>
        <w:ind w:firstLine="0"/>
        <w:jc w:val="left"/>
        <w:rPr>
          <w:ins w:id="2593" w:author="Carlos Rosales" w:date="2025-07-25T07:33:00Z"/>
          <w:b/>
          <w:bCs/>
          <w:sz w:val="22"/>
          <w:szCs w:val="20"/>
        </w:rPr>
      </w:pPr>
      <w:ins w:id="2594" w:author="Carlos Rosales" w:date="2025-07-25T07:33:00Z">
        <w:r w:rsidRPr="0077212C">
          <w:rPr>
            <w:b/>
            <w:bCs/>
            <w:noProof/>
            <w:sz w:val="22"/>
            <w:szCs w:val="20"/>
          </w:rPr>
          <w:drawing>
            <wp:inline distT="0" distB="0" distL="0" distR="0" wp14:anchorId="72F0D2E0" wp14:editId="78F0C790">
              <wp:extent cx="3189514" cy="2022046"/>
              <wp:effectExtent l="0" t="0" r="0" b="0"/>
              <wp:docPr id="899469494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9469494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5179" cy="20256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766C92" w14:textId="77777777" w:rsidR="0077212C" w:rsidRDefault="0077212C" w:rsidP="0077212C">
      <w:pPr>
        <w:spacing w:line="240" w:lineRule="auto"/>
        <w:ind w:firstLine="0"/>
        <w:jc w:val="left"/>
        <w:rPr>
          <w:ins w:id="2595" w:author="Carlos Rosales" w:date="2025-07-25T07:33:00Z"/>
          <w:b/>
          <w:bCs/>
          <w:sz w:val="22"/>
          <w:szCs w:val="20"/>
        </w:rPr>
      </w:pPr>
    </w:p>
    <w:p w14:paraId="114DEB94" w14:textId="77B9DD43" w:rsidR="00EE6BB0" w:rsidRDefault="00EE6BB0" w:rsidP="00EE6BB0">
      <w:pPr>
        <w:pStyle w:val="Prrafodelista"/>
        <w:numPr>
          <w:ilvl w:val="0"/>
          <w:numId w:val="6"/>
        </w:numPr>
        <w:spacing w:line="240" w:lineRule="auto"/>
        <w:jc w:val="left"/>
        <w:rPr>
          <w:ins w:id="2596" w:author="Carlos Rosales" w:date="2025-07-25T07:51:00Z"/>
          <w:b/>
          <w:bCs/>
          <w:sz w:val="22"/>
          <w:szCs w:val="20"/>
        </w:rPr>
      </w:pPr>
      <w:ins w:id="2597" w:author="Carlos Rosales" w:date="2025-07-25T07:50:00Z">
        <w:r>
          <w:rPr>
            <w:b/>
            <w:bCs/>
            <w:sz w:val="22"/>
            <w:szCs w:val="20"/>
          </w:rPr>
          <w:t xml:space="preserve">Modificaciones en </w:t>
        </w:r>
      </w:ins>
      <w:ins w:id="2598" w:author="Carlos Rosales" w:date="2025-07-25T07:51:00Z">
        <w:r>
          <w:rPr>
            <w:b/>
            <w:bCs/>
            <w:sz w:val="22"/>
            <w:szCs w:val="20"/>
          </w:rPr>
          <w:t>CategoriaService.java</w:t>
        </w:r>
      </w:ins>
    </w:p>
    <w:p w14:paraId="3377F4C5" w14:textId="77777777" w:rsidR="00EE6BB0" w:rsidRPr="005C23C1" w:rsidRDefault="00EE6BB0">
      <w:pPr>
        <w:pStyle w:val="HTMLconformatoprevio"/>
        <w:shd w:val="clear" w:color="auto" w:fill="FFFFFF"/>
        <w:rPr>
          <w:ins w:id="2599" w:author="Carlos Rosales" w:date="2025-07-25T07:51:00Z"/>
          <w:color w:val="080808"/>
          <w:sz w:val="16"/>
          <w:szCs w:val="16"/>
          <w:rPrChange w:id="2600" w:author="Carlos Rosales" w:date="2025-07-25T08:11:00Z">
            <w:rPr>
              <w:ins w:id="2601" w:author="Carlos Rosales" w:date="2025-07-25T07:51:00Z"/>
              <w:color w:val="080808"/>
            </w:rPr>
          </w:rPrChange>
        </w:rPr>
        <w:pPrChange w:id="2602" w:author="Carlos Rosales" w:date="2025-07-25T07:51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proofErr w:type="spellStart"/>
      <w:ins w:id="2603" w:author="Carlos Rosales" w:date="2025-07-25T07:51:00Z">
        <w:r w:rsidRPr="005C23C1">
          <w:rPr>
            <w:color w:val="0033B3"/>
            <w:sz w:val="16"/>
            <w:szCs w:val="16"/>
            <w:rPrChange w:id="2604" w:author="Carlos Rosales" w:date="2025-07-25T08:11:00Z">
              <w:rPr>
                <w:color w:val="0033B3"/>
              </w:rPr>
            </w:rPrChange>
          </w:rPr>
          <w:t>package</w:t>
        </w:r>
        <w:proofErr w:type="spellEnd"/>
        <w:r w:rsidRPr="005C23C1">
          <w:rPr>
            <w:color w:val="0033B3"/>
            <w:sz w:val="16"/>
            <w:szCs w:val="16"/>
            <w:rPrChange w:id="2605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06" w:author="Carlos Rosales" w:date="2025-07-25T08:11:00Z">
              <w:rPr>
                <w:color w:val="000000"/>
              </w:rPr>
            </w:rPrChange>
          </w:rPr>
          <w:t>com.devsoft.orders_api.services</w:t>
        </w:r>
        <w:proofErr w:type="spellEnd"/>
        <w:r w:rsidRPr="005C23C1">
          <w:rPr>
            <w:color w:val="080808"/>
            <w:sz w:val="16"/>
            <w:szCs w:val="16"/>
            <w:rPrChange w:id="2607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08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609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10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11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12" w:author="Carlos Rosales" w:date="2025-07-25T08:11:00Z">
              <w:rPr>
                <w:color w:val="000000"/>
              </w:rPr>
            </w:rPrChange>
          </w:rPr>
          <w:t>com.devsoft.orders_api.dto.CategoriaDTO</w:t>
        </w:r>
        <w:proofErr w:type="spellEnd"/>
        <w:r w:rsidRPr="005C23C1">
          <w:rPr>
            <w:color w:val="080808"/>
            <w:sz w:val="16"/>
            <w:szCs w:val="16"/>
            <w:rPrChange w:id="2613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14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15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16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17" w:author="Carlos Rosales" w:date="2025-07-25T08:11:00Z">
              <w:rPr>
                <w:color w:val="000000"/>
              </w:rPr>
            </w:rPrChange>
          </w:rPr>
          <w:t>com.devsoft.orders_api.entities.Categoria</w:t>
        </w:r>
        <w:proofErr w:type="spellEnd"/>
        <w:r w:rsidRPr="005C23C1">
          <w:rPr>
            <w:color w:val="080808"/>
            <w:sz w:val="16"/>
            <w:szCs w:val="16"/>
            <w:rPrChange w:id="2618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19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20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21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22" w:author="Carlos Rosales" w:date="2025-07-25T08:11:00Z">
              <w:rPr>
                <w:color w:val="000000"/>
              </w:rPr>
            </w:rPrChange>
          </w:rPr>
          <w:t>com.devsoft.orders_api.interfaces.ICategoriaService</w:t>
        </w:r>
        <w:proofErr w:type="spellEnd"/>
        <w:r w:rsidRPr="005C23C1">
          <w:rPr>
            <w:color w:val="080808"/>
            <w:sz w:val="16"/>
            <w:szCs w:val="16"/>
            <w:rPrChange w:id="2623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24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25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26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27" w:author="Carlos Rosales" w:date="2025-07-25T08:11:00Z">
              <w:rPr>
                <w:color w:val="000000"/>
              </w:rPr>
            </w:rPrChange>
          </w:rPr>
          <w:t>com.devsoft.orders_api.repository.CategoriaRepository</w:t>
        </w:r>
        <w:proofErr w:type="spellEnd"/>
        <w:r w:rsidRPr="005C23C1">
          <w:rPr>
            <w:color w:val="080808"/>
            <w:sz w:val="16"/>
            <w:szCs w:val="16"/>
            <w:rPrChange w:id="2628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29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30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31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32" w:author="Carlos Rosales" w:date="2025-07-25T08:11:00Z">
              <w:rPr>
                <w:color w:val="000000"/>
              </w:rPr>
            </w:rPrChange>
          </w:rPr>
          <w:t>org.springframework.beans.factory.annotation.</w:t>
        </w:r>
        <w:r w:rsidRPr="005C23C1">
          <w:rPr>
            <w:color w:val="9E880D"/>
            <w:sz w:val="16"/>
            <w:szCs w:val="16"/>
            <w:rPrChange w:id="2633" w:author="Carlos Rosales" w:date="2025-07-25T08:11:00Z">
              <w:rPr>
                <w:color w:val="9E880D"/>
              </w:rPr>
            </w:rPrChange>
          </w:rPr>
          <w:t>Autowired</w:t>
        </w:r>
        <w:proofErr w:type="spellEnd"/>
        <w:r w:rsidRPr="005C23C1">
          <w:rPr>
            <w:color w:val="080808"/>
            <w:sz w:val="16"/>
            <w:szCs w:val="16"/>
            <w:rPrChange w:id="2634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35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36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37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38" w:author="Carlos Rosales" w:date="2025-07-25T08:11:00Z">
              <w:rPr>
                <w:color w:val="000000"/>
              </w:rPr>
            </w:rPrChange>
          </w:rPr>
          <w:t>org.springframework.stereotype.</w:t>
        </w:r>
        <w:r w:rsidRPr="005C23C1">
          <w:rPr>
            <w:color w:val="9E880D"/>
            <w:sz w:val="16"/>
            <w:szCs w:val="16"/>
            <w:rPrChange w:id="2639" w:author="Carlos Rosales" w:date="2025-07-25T08:11:00Z">
              <w:rPr>
                <w:color w:val="9E880D"/>
              </w:rPr>
            </w:rPrChange>
          </w:rPr>
          <w:t>Service</w:t>
        </w:r>
        <w:proofErr w:type="spellEnd"/>
        <w:r w:rsidRPr="005C23C1">
          <w:rPr>
            <w:color w:val="080808"/>
            <w:sz w:val="16"/>
            <w:szCs w:val="16"/>
            <w:rPrChange w:id="2640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41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642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43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4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45" w:author="Carlos Rosales" w:date="2025-07-25T08:11:00Z">
              <w:rPr>
                <w:color w:val="000000"/>
              </w:rPr>
            </w:rPrChange>
          </w:rPr>
          <w:t>java.util.List</w:t>
        </w:r>
        <w:proofErr w:type="spellEnd"/>
        <w:r w:rsidRPr="005C23C1">
          <w:rPr>
            <w:color w:val="080808"/>
            <w:sz w:val="16"/>
            <w:szCs w:val="16"/>
            <w:rPrChange w:id="2646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47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48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49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50" w:author="Carlos Rosales" w:date="2025-07-25T08:11:00Z">
              <w:rPr>
                <w:color w:val="000000"/>
              </w:rPr>
            </w:rPrChange>
          </w:rPr>
          <w:t>java.util.NoSuchElementException</w:t>
        </w:r>
        <w:proofErr w:type="spellEnd"/>
        <w:r w:rsidRPr="005C23C1">
          <w:rPr>
            <w:color w:val="080808"/>
            <w:sz w:val="16"/>
            <w:szCs w:val="16"/>
            <w:rPrChange w:id="2651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52" w:author="Carlos Rosales" w:date="2025-07-25T08:11:00Z">
              <w:rPr>
                <w:color w:val="080808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53" w:author="Carlos Rosales" w:date="2025-07-25T08:11:00Z">
              <w:rPr>
                <w:color w:val="0033B3"/>
              </w:rPr>
            </w:rPrChange>
          </w:rPr>
          <w:t>import</w:t>
        </w:r>
        <w:proofErr w:type="spellEnd"/>
        <w:r w:rsidRPr="005C23C1">
          <w:rPr>
            <w:color w:val="0033B3"/>
            <w:sz w:val="16"/>
            <w:szCs w:val="16"/>
            <w:rPrChange w:id="265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55" w:author="Carlos Rosales" w:date="2025-07-25T08:11:00Z">
              <w:rPr>
                <w:color w:val="000000"/>
              </w:rPr>
            </w:rPrChange>
          </w:rPr>
          <w:t>java.util.stream.Collectors</w:t>
        </w:r>
        <w:proofErr w:type="spellEnd"/>
        <w:r w:rsidRPr="005C23C1">
          <w:rPr>
            <w:color w:val="080808"/>
            <w:sz w:val="16"/>
            <w:szCs w:val="16"/>
            <w:rPrChange w:id="2656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57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658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9E880D"/>
            <w:sz w:val="16"/>
            <w:szCs w:val="16"/>
            <w:rPrChange w:id="2659" w:author="Carlos Rosales" w:date="2025-07-25T08:11:00Z">
              <w:rPr>
                <w:color w:val="9E880D"/>
              </w:rPr>
            </w:rPrChange>
          </w:rPr>
          <w:t>@Service</w:t>
        </w:r>
        <w:r w:rsidRPr="005C23C1">
          <w:rPr>
            <w:color w:val="9E880D"/>
            <w:sz w:val="16"/>
            <w:szCs w:val="16"/>
            <w:rPrChange w:id="2660" w:author="Carlos Rosales" w:date="2025-07-25T08:11:00Z">
              <w:rPr>
                <w:color w:val="9E880D"/>
              </w:rPr>
            </w:rPrChange>
          </w:rPr>
          <w:br/>
        </w:r>
        <w:proofErr w:type="spellStart"/>
        <w:r w:rsidRPr="005C23C1">
          <w:rPr>
            <w:color w:val="0033B3"/>
            <w:sz w:val="16"/>
            <w:szCs w:val="16"/>
            <w:rPrChange w:id="2661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662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33B3"/>
            <w:sz w:val="16"/>
            <w:szCs w:val="16"/>
            <w:rPrChange w:id="2663" w:author="Carlos Rosales" w:date="2025-07-25T08:11:00Z">
              <w:rPr>
                <w:color w:val="0033B3"/>
              </w:rPr>
            </w:rPrChange>
          </w:rPr>
          <w:t>class</w:t>
        </w:r>
        <w:proofErr w:type="spellEnd"/>
        <w:r w:rsidRPr="005C23C1">
          <w:rPr>
            <w:color w:val="0033B3"/>
            <w:sz w:val="16"/>
            <w:szCs w:val="16"/>
            <w:rPrChange w:id="266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65" w:author="Carlos Rosales" w:date="2025-07-25T08:11:00Z">
              <w:rPr>
                <w:color w:val="000000"/>
              </w:rPr>
            </w:rPrChange>
          </w:rPr>
          <w:t>CategoriaService</w:t>
        </w:r>
        <w:proofErr w:type="spellEnd"/>
        <w:r w:rsidRPr="005C23C1">
          <w:rPr>
            <w:color w:val="000000"/>
            <w:sz w:val="16"/>
            <w:szCs w:val="16"/>
            <w:rPrChange w:id="2666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33B3"/>
            <w:sz w:val="16"/>
            <w:szCs w:val="16"/>
            <w:rPrChange w:id="2667" w:author="Carlos Rosales" w:date="2025-07-25T08:11:00Z">
              <w:rPr>
                <w:color w:val="0033B3"/>
              </w:rPr>
            </w:rPrChange>
          </w:rPr>
          <w:t>implements</w:t>
        </w:r>
        <w:proofErr w:type="spellEnd"/>
        <w:r w:rsidRPr="005C23C1">
          <w:rPr>
            <w:color w:val="0033B3"/>
            <w:sz w:val="16"/>
            <w:szCs w:val="16"/>
            <w:rPrChange w:id="2668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69" w:author="Carlos Rosales" w:date="2025-07-25T08:11:00Z">
              <w:rPr>
                <w:color w:val="000000"/>
              </w:rPr>
            </w:rPrChange>
          </w:rPr>
          <w:t>ICategoriaService</w:t>
        </w:r>
        <w:proofErr w:type="spellEnd"/>
        <w:r w:rsidRPr="005C23C1">
          <w:rPr>
            <w:color w:val="000000"/>
            <w:sz w:val="16"/>
            <w:szCs w:val="16"/>
            <w:rPrChange w:id="2670" w:author="Carlos Rosales" w:date="2025-07-25T08:11:00Z">
              <w:rPr>
                <w:color w:val="000000"/>
              </w:rPr>
            </w:rPrChange>
          </w:rPr>
          <w:t xml:space="preserve"> </w:t>
        </w:r>
        <w:r w:rsidRPr="005C23C1">
          <w:rPr>
            <w:color w:val="080808"/>
            <w:sz w:val="16"/>
            <w:szCs w:val="16"/>
            <w:rPrChange w:id="2671" w:author="Carlos Rosales" w:date="2025-07-25T08:11:00Z">
              <w:rPr>
                <w:color w:val="080808"/>
              </w:rPr>
            </w:rPrChange>
          </w:rPr>
          <w:t xml:space="preserve">{ </w:t>
        </w:r>
        <w:r w:rsidRPr="005C23C1">
          <w:rPr>
            <w:i/>
            <w:iCs/>
            <w:color w:val="8C8C8C"/>
            <w:sz w:val="16"/>
            <w:szCs w:val="16"/>
            <w:rPrChange w:id="2672" w:author="Carlos Rosales" w:date="2025-07-25T08:11:00Z">
              <w:rPr>
                <w:i/>
                <w:iCs/>
                <w:color w:val="8C8C8C"/>
              </w:rPr>
            </w:rPrChange>
          </w:rPr>
          <w:t>//importar los métodos de la interfaz</w:t>
        </w:r>
        <w:r w:rsidRPr="005C23C1">
          <w:rPr>
            <w:i/>
            <w:iCs/>
            <w:color w:val="8C8C8C"/>
            <w:sz w:val="16"/>
            <w:szCs w:val="16"/>
            <w:rPrChange w:id="2673" w:author="Carlos Rosales" w:date="2025-07-25T08:11:00Z">
              <w:rPr>
                <w:i/>
                <w:iCs/>
                <w:color w:val="8C8C8C"/>
              </w:rPr>
            </w:rPrChange>
          </w:rPr>
          <w:br/>
        </w:r>
        <w:r w:rsidRPr="005C23C1">
          <w:rPr>
            <w:i/>
            <w:iCs/>
            <w:color w:val="8C8C8C"/>
            <w:sz w:val="16"/>
            <w:szCs w:val="16"/>
            <w:rPrChange w:id="2674" w:author="Carlos Rosales" w:date="2025-07-25T08:11:00Z">
              <w:rPr>
                <w:i/>
                <w:iCs/>
                <w:color w:val="8C8C8C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675" w:author="Carlos Rosales" w:date="2025-07-25T08:11:00Z">
              <w:rPr>
                <w:color w:val="9E880D"/>
              </w:rPr>
            </w:rPrChange>
          </w:rPr>
          <w:t xml:space="preserve">@Autowired </w:t>
        </w:r>
        <w:r w:rsidRPr="005C23C1">
          <w:rPr>
            <w:i/>
            <w:iCs/>
            <w:color w:val="8C8C8C"/>
            <w:sz w:val="16"/>
            <w:szCs w:val="16"/>
            <w:rPrChange w:id="2676" w:author="Carlos Rosales" w:date="2025-07-25T08:11:00Z">
              <w:rPr>
                <w:i/>
                <w:iCs/>
                <w:color w:val="8C8C8C"/>
              </w:rPr>
            </w:rPrChange>
          </w:rPr>
          <w:t>//Inyectar por dependencia el repositorio</w:t>
        </w:r>
        <w:r w:rsidRPr="005C23C1">
          <w:rPr>
            <w:i/>
            <w:iCs/>
            <w:color w:val="8C8C8C"/>
            <w:sz w:val="16"/>
            <w:szCs w:val="16"/>
            <w:rPrChange w:id="2677" w:author="Carlos Rosales" w:date="2025-07-25T08:11:00Z">
              <w:rPr>
                <w:i/>
                <w:iCs/>
                <w:color w:val="8C8C8C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678" w:author="Carlos Rosales" w:date="2025-07-25T08:11:00Z">
              <w:rPr>
                <w:color w:val="0033B3"/>
              </w:rPr>
            </w:rPrChange>
          </w:rPr>
          <w:t>private</w:t>
        </w:r>
        <w:proofErr w:type="spellEnd"/>
        <w:r w:rsidRPr="005C23C1">
          <w:rPr>
            <w:color w:val="0033B3"/>
            <w:sz w:val="16"/>
            <w:szCs w:val="16"/>
            <w:rPrChange w:id="2679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80" w:author="Carlos Rosales" w:date="2025-07-25T08:11:00Z">
              <w:rPr>
                <w:color w:val="000000"/>
              </w:rPr>
            </w:rPrChange>
          </w:rPr>
          <w:t>CategoriaRepository</w:t>
        </w:r>
        <w:proofErr w:type="spellEnd"/>
        <w:r w:rsidRPr="005C23C1">
          <w:rPr>
            <w:color w:val="000000"/>
            <w:sz w:val="16"/>
            <w:szCs w:val="16"/>
            <w:rPrChange w:id="2681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871094"/>
            <w:sz w:val="16"/>
            <w:szCs w:val="16"/>
            <w:rPrChange w:id="2682" w:author="Carlos Rosales" w:date="2025-07-25T08:11:00Z">
              <w:rPr>
                <w:color w:val="871094"/>
              </w:rPr>
            </w:rPrChange>
          </w:rPr>
          <w:t>categoriaRepository</w:t>
        </w:r>
        <w:proofErr w:type="spellEnd"/>
        <w:r w:rsidRPr="005C23C1">
          <w:rPr>
            <w:color w:val="080808"/>
            <w:sz w:val="16"/>
            <w:szCs w:val="16"/>
            <w:rPrChange w:id="2683" w:author="Carlos Rosales" w:date="2025-07-25T08:11:00Z">
              <w:rPr>
                <w:color w:val="080808"/>
              </w:rPr>
            </w:rPrChange>
          </w:rPr>
          <w:t>;</w:t>
        </w:r>
        <w:r w:rsidRPr="005C23C1">
          <w:rPr>
            <w:color w:val="080808"/>
            <w:sz w:val="16"/>
            <w:szCs w:val="16"/>
            <w:rPrChange w:id="2684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685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686" w:author="Carlos Rosales" w:date="2025-07-25T08:11:00Z">
              <w:rPr>
                <w:color w:val="9E880D"/>
              </w:rPr>
            </w:rPrChange>
          </w:rPr>
          <w:t>@Override</w:t>
        </w:r>
        <w:r w:rsidRPr="005C23C1">
          <w:rPr>
            <w:color w:val="9E880D"/>
            <w:sz w:val="16"/>
            <w:szCs w:val="16"/>
            <w:rPrChange w:id="2687" w:author="Carlos Rosales" w:date="2025-07-25T08:11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688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689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690" w:author="Carlos Rosales" w:date="2025-07-25T08:11:00Z">
              <w:rPr>
                <w:color w:val="000000"/>
              </w:rPr>
            </w:rPrChange>
          </w:rPr>
          <w:t>List</w:t>
        </w:r>
        <w:proofErr w:type="spellEnd"/>
        <w:r w:rsidRPr="005C23C1">
          <w:rPr>
            <w:color w:val="080808"/>
            <w:sz w:val="16"/>
            <w:szCs w:val="16"/>
            <w:rPrChange w:id="2691" w:author="Carlos Rosales" w:date="2025-07-25T08:11:00Z">
              <w:rPr>
                <w:color w:val="080808"/>
              </w:rPr>
            </w:rPrChange>
          </w:rPr>
          <w:t>&lt;</w:t>
        </w:r>
        <w:proofErr w:type="spellStart"/>
        <w:r w:rsidRPr="005C23C1">
          <w:rPr>
            <w:color w:val="000000"/>
            <w:sz w:val="16"/>
            <w:szCs w:val="16"/>
            <w:rPrChange w:id="2692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80808"/>
            <w:sz w:val="16"/>
            <w:szCs w:val="16"/>
            <w:rPrChange w:id="2693" w:author="Carlos Rosales" w:date="2025-07-25T08:11:00Z">
              <w:rPr>
                <w:color w:val="080808"/>
              </w:rPr>
            </w:rPrChange>
          </w:rPr>
          <w:t xml:space="preserve">&gt; </w:t>
        </w:r>
        <w:proofErr w:type="spellStart"/>
        <w:r w:rsidRPr="005C23C1">
          <w:rPr>
            <w:color w:val="00627A"/>
            <w:sz w:val="16"/>
            <w:szCs w:val="16"/>
            <w:rPrChange w:id="2694" w:author="Carlos Rosales" w:date="2025-07-25T08:11:00Z">
              <w:rPr>
                <w:color w:val="00627A"/>
              </w:rPr>
            </w:rPrChange>
          </w:rPr>
          <w:t>findAll</w:t>
        </w:r>
        <w:proofErr w:type="spellEnd"/>
        <w:r w:rsidRPr="005C23C1">
          <w:rPr>
            <w:color w:val="080808"/>
            <w:sz w:val="16"/>
            <w:szCs w:val="16"/>
            <w:rPrChange w:id="2695" w:author="Carlos Rosales" w:date="2025-07-25T08:11:00Z">
              <w:rPr>
                <w:color w:val="080808"/>
              </w:rPr>
            </w:rPrChange>
          </w:rPr>
          <w:t>() {</w:t>
        </w:r>
        <w:r w:rsidRPr="005C23C1">
          <w:rPr>
            <w:color w:val="080808"/>
            <w:sz w:val="16"/>
            <w:szCs w:val="16"/>
            <w:rPrChange w:id="2696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697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698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871094"/>
            <w:sz w:val="16"/>
            <w:szCs w:val="16"/>
            <w:rPrChange w:id="2699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700" w:author="Carlos Rosales" w:date="2025-07-25T08:11:00Z">
              <w:rPr>
                <w:color w:val="080808"/>
              </w:rPr>
            </w:rPrChange>
          </w:rPr>
          <w:t>.findAll</w:t>
        </w:r>
        <w:proofErr w:type="spellEnd"/>
        <w:r w:rsidRPr="005C23C1">
          <w:rPr>
            <w:color w:val="080808"/>
            <w:sz w:val="16"/>
            <w:szCs w:val="16"/>
            <w:rPrChange w:id="2701" w:author="Carlos Rosales" w:date="2025-07-25T08:11:00Z">
              <w:rPr>
                <w:color w:val="080808"/>
              </w:rPr>
            </w:rPrChange>
          </w:rPr>
          <w:t>().</w:t>
        </w:r>
        <w:proofErr w:type="spellStart"/>
        <w:r w:rsidRPr="005C23C1">
          <w:rPr>
            <w:color w:val="080808"/>
            <w:sz w:val="16"/>
            <w:szCs w:val="16"/>
            <w:rPrChange w:id="2702" w:author="Carlos Rosales" w:date="2025-07-25T08:11:00Z">
              <w:rPr>
                <w:color w:val="080808"/>
              </w:rPr>
            </w:rPrChange>
          </w:rPr>
          <w:t>stream</w:t>
        </w:r>
        <w:proofErr w:type="spellEnd"/>
        <w:r w:rsidRPr="005C23C1">
          <w:rPr>
            <w:color w:val="080808"/>
            <w:sz w:val="16"/>
            <w:szCs w:val="16"/>
            <w:rPrChange w:id="2703" w:author="Carlos Rosales" w:date="2025-07-25T08:11:00Z">
              <w:rPr>
                <w:color w:val="080808"/>
              </w:rPr>
            </w:rPrChange>
          </w:rPr>
          <w:t>()</w:t>
        </w:r>
        <w:r w:rsidRPr="005C23C1">
          <w:rPr>
            <w:color w:val="080808"/>
            <w:sz w:val="16"/>
            <w:szCs w:val="16"/>
            <w:rPrChange w:id="2704" w:author="Carlos Rosales" w:date="2025-07-25T08:11:00Z">
              <w:rPr>
                <w:color w:val="080808"/>
              </w:rPr>
            </w:rPrChange>
          </w:rPr>
          <w:br/>
          <w:t xml:space="preserve">                .</w:t>
        </w:r>
        <w:proofErr w:type="spellStart"/>
        <w:r w:rsidRPr="005C23C1">
          <w:rPr>
            <w:color w:val="080808"/>
            <w:sz w:val="16"/>
            <w:szCs w:val="16"/>
            <w:rPrChange w:id="2705" w:author="Carlos Rosales" w:date="2025-07-25T08:11:00Z">
              <w:rPr>
                <w:color w:val="080808"/>
              </w:rPr>
            </w:rPrChange>
          </w:rPr>
          <w:t>map</w:t>
        </w:r>
        <w:proofErr w:type="spellEnd"/>
        <w:r w:rsidRPr="005C23C1">
          <w:rPr>
            <w:color w:val="080808"/>
            <w:sz w:val="16"/>
            <w:szCs w:val="16"/>
            <w:rPrChange w:id="2706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33B3"/>
            <w:sz w:val="16"/>
            <w:szCs w:val="16"/>
            <w:rPrChange w:id="2707" w:author="Carlos Rosales" w:date="2025-07-25T08:11:00Z">
              <w:rPr>
                <w:color w:val="0033B3"/>
              </w:rPr>
            </w:rPrChange>
          </w:rPr>
          <w:t>this</w:t>
        </w:r>
        <w:proofErr w:type="spellEnd"/>
        <w:r w:rsidRPr="005C23C1">
          <w:rPr>
            <w:color w:val="080808"/>
            <w:sz w:val="16"/>
            <w:szCs w:val="16"/>
            <w:rPrChange w:id="2708" w:author="Carlos Rosales" w:date="2025-07-25T08:11:00Z">
              <w:rPr>
                <w:color w:val="080808"/>
              </w:rPr>
            </w:rPrChange>
          </w:rPr>
          <w:t>::</w:t>
        </w:r>
        <w:proofErr w:type="spellStart"/>
        <w:r w:rsidRPr="005C23C1">
          <w:rPr>
            <w:color w:val="080808"/>
            <w:sz w:val="16"/>
            <w:szCs w:val="16"/>
            <w:rPrChange w:id="2709" w:author="Carlos Rosales" w:date="2025-07-25T08:11:00Z">
              <w:rPr>
                <w:color w:val="080808"/>
              </w:rPr>
            </w:rPrChange>
          </w:rPr>
          <w:t>convertToDTO</w:t>
        </w:r>
        <w:proofErr w:type="spellEnd"/>
        <w:r w:rsidRPr="005C23C1">
          <w:rPr>
            <w:color w:val="080808"/>
            <w:sz w:val="16"/>
            <w:szCs w:val="16"/>
            <w:rPrChange w:id="2710" w:author="Carlos Rosales" w:date="2025-07-25T08:11:00Z">
              <w:rPr>
                <w:color w:val="080808"/>
              </w:rPr>
            </w:rPrChange>
          </w:rPr>
          <w:t>)</w:t>
        </w:r>
        <w:r w:rsidRPr="005C23C1">
          <w:rPr>
            <w:color w:val="080808"/>
            <w:sz w:val="16"/>
            <w:szCs w:val="16"/>
            <w:rPrChange w:id="2711" w:author="Carlos Rosales" w:date="2025-07-25T08:11:00Z">
              <w:rPr>
                <w:color w:val="080808"/>
              </w:rPr>
            </w:rPrChange>
          </w:rPr>
          <w:br/>
          <w:t xml:space="preserve">                .</w:t>
        </w:r>
        <w:proofErr w:type="spellStart"/>
        <w:r w:rsidRPr="005C23C1">
          <w:rPr>
            <w:color w:val="080808"/>
            <w:sz w:val="16"/>
            <w:szCs w:val="16"/>
            <w:rPrChange w:id="2712" w:author="Carlos Rosales" w:date="2025-07-25T08:11:00Z">
              <w:rPr>
                <w:color w:val="080808"/>
              </w:rPr>
            </w:rPrChange>
          </w:rPr>
          <w:t>collect</w:t>
        </w:r>
        <w:proofErr w:type="spellEnd"/>
        <w:r w:rsidRPr="005C23C1">
          <w:rPr>
            <w:color w:val="080808"/>
            <w:sz w:val="16"/>
            <w:szCs w:val="16"/>
            <w:rPrChange w:id="2713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714" w:author="Carlos Rosales" w:date="2025-07-25T08:11:00Z">
              <w:rPr>
                <w:color w:val="000000"/>
              </w:rPr>
            </w:rPrChange>
          </w:rPr>
          <w:t>Collectors</w:t>
        </w:r>
        <w:r w:rsidRPr="005C23C1">
          <w:rPr>
            <w:color w:val="080808"/>
            <w:sz w:val="16"/>
            <w:szCs w:val="16"/>
            <w:rPrChange w:id="2715" w:author="Carlos Rosales" w:date="2025-07-25T08:11:00Z">
              <w:rPr>
                <w:color w:val="080808"/>
              </w:rPr>
            </w:rPrChange>
          </w:rPr>
          <w:t>.</w:t>
        </w:r>
        <w:r w:rsidRPr="005C23C1">
          <w:rPr>
            <w:i/>
            <w:iCs/>
            <w:color w:val="080808"/>
            <w:sz w:val="16"/>
            <w:szCs w:val="16"/>
            <w:rPrChange w:id="2716" w:author="Carlos Rosales" w:date="2025-07-25T08:11:00Z">
              <w:rPr>
                <w:i/>
                <w:iCs/>
                <w:color w:val="080808"/>
              </w:rPr>
            </w:rPrChange>
          </w:rPr>
          <w:t>toList</w:t>
        </w:r>
        <w:proofErr w:type="spellEnd"/>
        <w:r w:rsidRPr="005C23C1">
          <w:rPr>
            <w:color w:val="080808"/>
            <w:sz w:val="16"/>
            <w:szCs w:val="16"/>
            <w:rPrChange w:id="2717" w:author="Carlos Rosales" w:date="2025-07-25T08:11:00Z">
              <w:rPr>
                <w:color w:val="080808"/>
              </w:rPr>
            </w:rPrChange>
          </w:rPr>
          <w:t>());</w:t>
        </w:r>
        <w:r w:rsidRPr="005C23C1">
          <w:rPr>
            <w:color w:val="080808"/>
            <w:sz w:val="16"/>
            <w:szCs w:val="16"/>
            <w:rPrChange w:id="2718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719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720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i/>
            <w:iCs/>
            <w:color w:val="8C8C8C"/>
            <w:sz w:val="16"/>
            <w:szCs w:val="16"/>
            <w:rPrChange w:id="2721" w:author="Carlos Rosales" w:date="2025-07-25T08:11:00Z">
              <w:rPr>
                <w:i/>
                <w:iCs/>
                <w:color w:val="8C8C8C"/>
              </w:rPr>
            </w:rPrChange>
          </w:rPr>
          <w:t>// Mé</w:t>
        </w:r>
        <w:r w:rsidRPr="005C23C1">
          <w:rPr>
            <w:i/>
            <w:iCs/>
            <w:color w:val="008DDE"/>
            <w:sz w:val="16"/>
            <w:szCs w:val="16"/>
            <w:rPrChange w:id="2722" w:author="Carlos Rosales" w:date="2025-07-25T08:11:00Z">
              <w:rPr>
                <w:i/>
                <w:iCs/>
                <w:color w:val="008DDE"/>
              </w:rPr>
            </w:rPrChange>
          </w:rPr>
          <w:t>todo para obtener todas las categorías sin convertir a DTO</w:t>
        </w:r>
        <w:r w:rsidRPr="005C23C1">
          <w:rPr>
            <w:i/>
            <w:iCs/>
            <w:color w:val="008DDE"/>
            <w:sz w:val="16"/>
            <w:szCs w:val="16"/>
            <w:rPrChange w:id="2723" w:author="Carlos Rosales" w:date="2025-07-25T08:11:00Z">
              <w:rPr>
                <w:i/>
                <w:iCs/>
                <w:color w:val="008DDE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724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725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26" w:author="Carlos Rosales" w:date="2025-07-25T08:11:00Z">
              <w:rPr>
                <w:color w:val="000000"/>
              </w:rPr>
            </w:rPrChange>
          </w:rPr>
          <w:t>List</w:t>
        </w:r>
        <w:proofErr w:type="spellEnd"/>
        <w:r w:rsidRPr="005C23C1">
          <w:rPr>
            <w:color w:val="080808"/>
            <w:sz w:val="16"/>
            <w:szCs w:val="16"/>
            <w:rPrChange w:id="2727" w:author="Carlos Rosales" w:date="2025-07-25T08:11:00Z">
              <w:rPr>
                <w:color w:val="080808"/>
              </w:rPr>
            </w:rPrChange>
          </w:rPr>
          <w:t>&lt;</w:t>
        </w:r>
        <w:proofErr w:type="spellStart"/>
        <w:r w:rsidRPr="005C23C1">
          <w:rPr>
            <w:color w:val="000000"/>
            <w:sz w:val="16"/>
            <w:szCs w:val="16"/>
            <w:rPrChange w:id="2728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80808"/>
            <w:sz w:val="16"/>
            <w:szCs w:val="16"/>
            <w:rPrChange w:id="2729" w:author="Carlos Rosales" w:date="2025-07-25T08:11:00Z">
              <w:rPr>
                <w:color w:val="080808"/>
              </w:rPr>
            </w:rPrChange>
          </w:rPr>
          <w:t xml:space="preserve">&gt; </w:t>
        </w:r>
        <w:proofErr w:type="spellStart"/>
        <w:r w:rsidRPr="005C23C1">
          <w:rPr>
            <w:color w:val="00627A"/>
            <w:sz w:val="16"/>
            <w:szCs w:val="16"/>
            <w:rPrChange w:id="2730" w:author="Carlos Rosales" w:date="2025-07-25T08:11:00Z">
              <w:rPr>
                <w:color w:val="00627A"/>
              </w:rPr>
            </w:rPrChange>
          </w:rPr>
          <w:t>getAll</w:t>
        </w:r>
        <w:proofErr w:type="spellEnd"/>
        <w:r w:rsidRPr="005C23C1">
          <w:rPr>
            <w:color w:val="080808"/>
            <w:sz w:val="16"/>
            <w:szCs w:val="16"/>
            <w:rPrChange w:id="2731" w:author="Carlos Rosales" w:date="2025-07-25T08:11:00Z">
              <w:rPr>
                <w:color w:val="080808"/>
              </w:rPr>
            </w:rPrChange>
          </w:rPr>
          <w:t>(){</w:t>
        </w:r>
        <w:r w:rsidRPr="005C23C1">
          <w:rPr>
            <w:color w:val="080808"/>
            <w:sz w:val="16"/>
            <w:szCs w:val="16"/>
            <w:rPrChange w:id="2732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733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73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871094"/>
            <w:sz w:val="16"/>
            <w:szCs w:val="16"/>
            <w:rPrChange w:id="2735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736" w:author="Carlos Rosales" w:date="2025-07-25T08:11:00Z">
              <w:rPr>
                <w:color w:val="080808"/>
              </w:rPr>
            </w:rPrChange>
          </w:rPr>
          <w:t>.findAll</w:t>
        </w:r>
        <w:proofErr w:type="spellEnd"/>
        <w:r w:rsidRPr="005C23C1">
          <w:rPr>
            <w:color w:val="080808"/>
            <w:sz w:val="16"/>
            <w:szCs w:val="16"/>
            <w:rPrChange w:id="2737" w:author="Carlos Rosales" w:date="2025-07-25T08:11:00Z">
              <w:rPr>
                <w:color w:val="080808"/>
              </w:rPr>
            </w:rPrChange>
          </w:rPr>
          <w:t>();</w:t>
        </w:r>
        <w:r w:rsidRPr="005C23C1">
          <w:rPr>
            <w:color w:val="080808"/>
            <w:sz w:val="16"/>
            <w:szCs w:val="16"/>
            <w:rPrChange w:id="2738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739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740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741" w:author="Carlos Rosales" w:date="2025-07-25T08:11:00Z">
              <w:rPr>
                <w:color w:val="9E880D"/>
              </w:rPr>
            </w:rPrChange>
          </w:rPr>
          <w:t>@Override</w:t>
        </w:r>
        <w:r w:rsidRPr="005C23C1">
          <w:rPr>
            <w:color w:val="9E880D"/>
            <w:sz w:val="16"/>
            <w:szCs w:val="16"/>
            <w:rPrChange w:id="2742" w:author="Carlos Rosales" w:date="2025-07-25T08:11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743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74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45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00000"/>
            <w:sz w:val="16"/>
            <w:szCs w:val="16"/>
            <w:rPrChange w:id="2746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627A"/>
            <w:sz w:val="16"/>
            <w:szCs w:val="16"/>
            <w:rPrChange w:id="2747" w:author="Carlos Rosales" w:date="2025-07-25T08:11:00Z">
              <w:rPr>
                <w:color w:val="00627A"/>
              </w:rPr>
            </w:rPrChange>
          </w:rPr>
          <w:t>findById</w:t>
        </w:r>
        <w:proofErr w:type="spellEnd"/>
        <w:r w:rsidRPr="005C23C1">
          <w:rPr>
            <w:color w:val="080808"/>
            <w:sz w:val="16"/>
            <w:szCs w:val="16"/>
            <w:rPrChange w:id="2748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00000"/>
            <w:sz w:val="16"/>
            <w:szCs w:val="16"/>
            <w:rPrChange w:id="2749" w:author="Carlos Rosales" w:date="2025-07-25T08:11:00Z">
              <w:rPr>
                <w:color w:val="000000"/>
              </w:rPr>
            </w:rPrChange>
          </w:rPr>
          <w:t>Long id</w:t>
        </w:r>
        <w:r w:rsidRPr="005C23C1">
          <w:rPr>
            <w:color w:val="080808"/>
            <w:sz w:val="16"/>
            <w:szCs w:val="16"/>
            <w:rPrChange w:id="2750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751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0000"/>
            <w:sz w:val="16"/>
            <w:szCs w:val="16"/>
            <w:rPrChange w:id="2752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00000"/>
            <w:sz w:val="16"/>
            <w:szCs w:val="16"/>
            <w:rPrChange w:id="2753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54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00000"/>
            <w:sz w:val="16"/>
            <w:szCs w:val="16"/>
            <w:rPrChange w:id="2755" w:author="Carlos Rosales" w:date="2025-07-25T08:11:00Z">
              <w:rPr>
                <w:color w:val="000000"/>
              </w:rPr>
            </w:rPrChange>
          </w:rPr>
          <w:t xml:space="preserve"> </w:t>
        </w:r>
        <w:r w:rsidRPr="005C23C1">
          <w:rPr>
            <w:color w:val="080808"/>
            <w:sz w:val="16"/>
            <w:szCs w:val="16"/>
            <w:rPrChange w:id="2756" w:author="Carlos Rosales" w:date="2025-07-25T08:11:00Z">
              <w:rPr>
                <w:color w:val="080808"/>
              </w:rPr>
            </w:rPrChange>
          </w:rPr>
          <w:t xml:space="preserve">= </w:t>
        </w:r>
        <w:proofErr w:type="spellStart"/>
        <w:r w:rsidRPr="005C23C1">
          <w:rPr>
            <w:color w:val="871094"/>
            <w:sz w:val="16"/>
            <w:szCs w:val="16"/>
            <w:rPrChange w:id="2757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758" w:author="Carlos Rosales" w:date="2025-07-25T08:11:00Z">
              <w:rPr>
                <w:color w:val="080808"/>
              </w:rPr>
            </w:rPrChange>
          </w:rPr>
          <w:t>.findById</w:t>
        </w:r>
        <w:proofErr w:type="spellEnd"/>
        <w:r w:rsidRPr="005C23C1">
          <w:rPr>
            <w:color w:val="080808"/>
            <w:sz w:val="16"/>
            <w:szCs w:val="16"/>
            <w:rPrChange w:id="2759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00000"/>
            <w:sz w:val="16"/>
            <w:szCs w:val="16"/>
            <w:rPrChange w:id="2760" w:author="Carlos Rosales" w:date="2025-07-25T08:11:00Z">
              <w:rPr>
                <w:color w:val="000000"/>
              </w:rPr>
            </w:rPrChange>
          </w:rPr>
          <w:t>id</w:t>
        </w:r>
        <w:r w:rsidRPr="005C23C1">
          <w:rPr>
            <w:color w:val="080808"/>
            <w:sz w:val="16"/>
            <w:szCs w:val="16"/>
            <w:rPrChange w:id="2761" w:author="Carlos Rosales" w:date="2025-07-25T08:11:00Z">
              <w:rPr>
                <w:color w:val="080808"/>
              </w:rPr>
            </w:rPrChange>
          </w:rPr>
          <w:t>)</w:t>
        </w:r>
        <w:r w:rsidRPr="005C23C1">
          <w:rPr>
            <w:color w:val="080808"/>
            <w:sz w:val="16"/>
            <w:szCs w:val="16"/>
            <w:rPrChange w:id="2762" w:author="Carlos Rosales" w:date="2025-07-25T08:11:00Z">
              <w:rPr>
                <w:color w:val="080808"/>
              </w:rPr>
            </w:rPrChange>
          </w:rPr>
          <w:br/>
          <w:t xml:space="preserve">                .</w:t>
        </w:r>
        <w:proofErr w:type="spellStart"/>
        <w:r w:rsidRPr="005C23C1">
          <w:rPr>
            <w:color w:val="080808"/>
            <w:sz w:val="16"/>
            <w:szCs w:val="16"/>
            <w:rPrChange w:id="2763" w:author="Carlos Rosales" w:date="2025-07-25T08:11:00Z">
              <w:rPr>
                <w:color w:val="080808"/>
              </w:rPr>
            </w:rPrChange>
          </w:rPr>
          <w:t>orElseThrow</w:t>
        </w:r>
        <w:proofErr w:type="spellEnd"/>
        <w:r w:rsidRPr="005C23C1">
          <w:rPr>
            <w:color w:val="080808"/>
            <w:sz w:val="16"/>
            <w:szCs w:val="16"/>
            <w:rPrChange w:id="2764" w:author="Carlos Rosales" w:date="2025-07-25T08:11:00Z">
              <w:rPr>
                <w:color w:val="080808"/>
              </w:rPr>
            </w:rPrChange>
          </w:rPr>
          <w:t xml:space="preserve">(() -&gt; </w:t>
        </w:r>
        <w:r w:rsidRPr="005C23C1">
          <w:rPr>
            <w:color w:val="0033B3"/>
            <w:sz w:val="16"/>
            <w:szCs w:val="16"/>
            <w:rPrChange w:id="2765" w:author="Carlos Rosales" w:date="2025-07-25T08:11:00Z">
              <w:rPr>
                <w:color w:val="0033B3"/>
              </w:rPr>
            </w:rPrChange>
          </w:rPr>
          <w:t xml:space="preserve">new </w:t>
        </w:r>
        <w:proofErr w:type="spellStart"/>
        <w:r w:rsidRPr="005C23C1">
          <w:rPr>
            <w:color w:val="080808"/>
            <w:sz w:val="16"/>
            <w:szCs w:val="16"/>
            <w:rPrChange w:id="2766" w:author="Carlos Rosales" w:date="2025-07-25T08:11:00Z">
              <w:rPr>
                <w:color w:val="080808"/>
              </w:rPr>
            </w:rPrChange>
          </w:rPr>
          <w:t>NoSuchElementException</w:t>
        </w:r>
        <w:proofErr w:type="spellEnd"/>
        <w:r w:rsidRPr="005C23C1">
          <w:rPr>
            <w:color w:val="080808"/>
            <w:sz w:val="16"/>
            <w:szCs w:val="16"/>
            <w:rPrChange w:id="2767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67D17"/>
            <w:sz w:val="16"/>
            <w:szCs w:val="16"/>
            <w:rPrChange w:id="2768" w:author="Carlos Rosales" w:date="2025-07-25T08:11:00Z">
              <w:rPr>
                <w:color w:val="067D17"/>
              </w:rPr>
            </w:rPrChange>
          </w:rPr>
          <w:t xml:space="preserve">"No se encuentra una </w:t>
        </w:r>
        <w:proofErr w:type="spellStart"/>
        <w:r w:rsidRPr="005C23C1">
          <w:rPr>
            <w:color w:val="067D17"/>
            <w:sz w:val="16"/>
            <w:szCs w:val="16"/>
            <w:rPrChange w:id="2769" w:author="Carlos Rosales" w:date="2025-07-25T08:11:00Z">
              <w:rPr>
                <w:color w:val="067D17"/>
              </w:rPr>
            </w:rPrChange>
          </w:rPr>
          <w:t>categoria</w:t>
        </w:r>
        <w:proofErr w:type="spellEnd"/>
        <w:r w:rsidRPr="005C23C1">
          <w:rPr>
            <w:color w:val="067D17"/>
            <w:sz w:val="16"/>
            <w:szCs w:val="16"/>
            <w:rPrChange w:id="2770" w:author="Carlos Rosales" w:date="2025-07-25T08:11:00Z">
              <w:rPr>
                <w:color w:val="067D17"/>
              </w:rPr>
            </w:rPrChange>
          </w:rPr>
          <w:t xml:space="preserve"> con el ID: " </w:t>
        </w:r>
        <w:r w:rsidRPr="005C23C1">
          <w:rPr>
            <w:color w:val="080808"/>
            <w:sz w:val="16"/>
            <w:szCs w:val="16"/>
            <w:rPrChange w:id="2771" w:author="Carlos Rosales" w:date="2025-07-25T08:11:00Z">
              <w:rPr>
                <w:color w:val="080808"/>
              </w:rPr>
            </w:rPrChange>
          </w:rPr>
          <w:t xml:space="preserve">+ </w:t>
        </w:r>
        <w:r w:rsidRPr="005C23C1">
          <w:rPr>
            <w:color w:val="851691"/>
            <w:sz w:val="16"/>
            <w:szCs w:val="16"/>
            <w:rPrChange w:id="2772" w:author="Carlos Rosales" w:date="2025-07-25T08:11:00Z">
              <w:rPr>
                <w:color w:val="851691"/>
              </w:rPr>
            </w:rPrChange>
          </w:rPr>
          <w:t>id</w:t>
        </w:r>
        <w:r w:rsidRPr="005C23C1">
          <w:rPr>
            <w:color w:val="080808"/>
            <w:sz w:val="16"/>
            <w:szCs w:val="16"/>
            <w:rPrChange w:id="2773" w:author="Carlos Rosales" w:date="2025-07-25T08:11:00Z">
              <w:rPr>
                <w:color w:val="080808"/>
              </w:rPr>
            </w:rPrChange>
          </w:rPr>
          <w:t>));</w:t>
        </w:r>
        <w:r w:rsidRPr="005C23C1">
          <w:rPr>
            <w:color w:val="080808"/>
            <w:sz w:val="16"/>
            <w:szCs w:val="16"/>
            <w:rPrChange w:id="2774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775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776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80808"/>
            <w:sz w:val="16"/>
            <w:szCs w:val="16"/>
            <w:rPrChange w:id="2777" w:author="Carlos Rosales" w:date="2025-07-25T08:11:00Z">
              <w:rPr>
                <w:color w:val="080808"/>
              </w:rPr>
            </w:rPrChange>
          </w:rPr>
          <w:t>convertToDTO</w:t>
        </w:r>
        <w:proofErr w:type="spellEnd"/>
        <w:r w:rsidRPr="005C23C1">
          <w:rPr>
            <w:color w:val="080808"/>
            <w:sz w:val="16"/>
            <w:szCs w:val="16"/>
            <w:rPrChange w:id="2778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779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80808"/>
            <w:sz w:val="16"/>
            <w:szCs w:val="16"/>
            <w:rPrChange w:id="2780" w:author="Carlos Rosales" w:date="2025-07-25T08:11:00Z">
              <w:rPr>
                <w:color w:val="080808"/>
              </w:rPr>
            </w:rPrChange>
          </w:rPr>
          <w:t>);</w:t>
        </w:r>
        <w:r w:rsidRPr="005C23C1">
          <w:rPr>
            <w:color w:val="080808"/>
            <w:sz w:val="16"/>
            <w:szCs w:val="16"/>
            <w:rPrChange w:id="2781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782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783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784" w:author="Carlos Rosales" w:date="2025-07-25T08:11:00Z">
              <w:rPr>
                <w:color w:val="9E880D"/>
              </w:rPr>
            </w:rPrChange>
          </w:rPr>
          <w:t>@Override</w:t>
        </w:r>
        <w:r w:rsidRPr="005C23C1">
          <w:rPr>
            <w:color w:val="9E880D"/>
            <w:sz w:val="16"/>
            <w:szCs w:val="16"/>
            <w:rPrChange w:id="2785" w:author="Carlos Rosales" w:date="2025-07-25T08:11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786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787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88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00000"/>
            <w:sz w:val="16"/>
            <w:szCs w:val="16"/>
            <w:rPrChange w:id="2789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627A"/>
            <w:sz w:val="16"/>
            <w:szCs w:val="16"/>
            <w:rPrChange w:id="2790" w:author="Carlos Rosales" w:date="2025-07-25T08:11:00Z">
              <w:rPr>
                <w:color w:val="00627A"/>
              </w:rPr>
            </w:rPrChange>
          </w:rPr>
          <w:t>save</w:t>
        </w:r>
        <w:proofErr w:type="spellEnd"/>
        <w:r w:rsidRPr="005C23C1">
          <w:rPr>
            <w:color w:val="080808"/>
            <w:sz w:val="16"/>
            <w:szCs w:val="16"/>
            <w:rPrChange w:id="2791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792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00000"/>
            <w:sz w:val="16"/>
            <w:szCs w:val="16"/>
            <w:rPrChange w:id="2793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94" w:author="Carlos Rosales" w:date="2025-07-25T08:11:00Z">
              <w:rPr>
                <w:color w:val="000000"/>
              </w:rPr>
            </w:rPrChange>
          </w:rPr>
          <w:t>dto</w:t>
        </w:r>
        <w:proofErr w:type="spellEnd"/>
        <w:r w:rsidRPr="005C23C1">
          <w:rPr>
            <w:color w:val="080808"/>
            <w:sz w:val="16"/>
            <w:szCs w:val="16"/>
            <w:rPrChange w:id="2795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796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0000"/>
            <w:sz w:val="16"/>
            <w:szCs w:val="16"/>
            <w:rPrChange w:id="2797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00000"/>
            <w:sz w:val="16"/>
            <w:szCs w:val="16"/>
            <w:rPrChange w:id="2798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799" w:author="Carlos Rosales" w:date="2025-07-25T08:11:00Z">
              <w:rPr>
                <w:color w:val="000000"/>
              </w:rPr>
            </w:rPrChange>
          </w:rPr>
          <w:t>catNueva</w:t>
        </w:r>
        <w:proofErr w:type="spellEnd"/>
        <w:r w:rsidRPr="005C23C1">
          <w:rPr>
            <w:color w:val="000000"/>
            <w:sz w:val="16"/>
            <w:szCs w:val="16"/>
            <w:rPrChange w:id="2800" w:author="Carlos Rosales" w:date="2025-07-25T08:11:00Z">
              <w:rPr>
                <w:color w:val="000000"/>
              </w:rPr>
            </w:rPrChange>
          </w:rPr>
          <w:t xml:space="preserve"> </w:t>
        </w:r>
        <w:r w:rsidRPr="005C23C1">
          <w:rPr>
            <w:color w:val="080808"/>
            <w:sz w:val="16"/>
            <w:szCs w:val="16"/>
            <w:rPrChange w:id="2801" w:author="Carlos Rosales" w:date="2025-07-25T08:11:00Z">
              <w:rPr>
                <w:color w:val="080808"/>
              </w:rPr>
            </w:rPrChange>
          </w:rPr>
          <w:t xml:space="preserve">= </w:t>
        </w:r>
        <w:r w:rsidRPr="005C23C1">
          <w:rPr>
            <w:color w:val="0033B3"/>
            <w:sz w:val="16"/>
            <w:szCs w:val="16"/>
            <w:rPrChange w:id="2802" w:author="Carlos Rosales" w:date="2025-07-25T08:11:00Z">
              <w:rPr>
                <w:color w:val="0033B3"/>
              </w:rPr>
            </w:rPrChange>
          </w:rPr>
          <w:t xml:space="preserve">new </w:t>
        </w:r>
        <w:proofErr w:type="spellStart"/>
        <w:r w:rsidRPr="005C23C1">
          <w:rPr>
            <w:color w:val="080808"/>
            <w:sz w:val="16"/>
            <w:szCs w:val="16"/>
            <w:rPrChange w:id="2803" w:author="Carlos Rosales" w:date="2025-07-25T08:11:00Z">
              <w:rPr>
                <w:color w:val="080808"/>
              </w:rPr>
            </w:rPrChange>
          </w:rPr>
          <w:t>Categoria</w:t>
        </w:r>
        <w:proofErr w:type="spellEnd"/>
        <w:r w:rsidRPr="005C23C1">
          <w:rPr>
            <w:color w:val="080808"/>
            <w:sz w:val="16"/>
            <w:szCs w:val="16"/>
            <w:rPrChange w:id="2804" w:author="Carlos Rosales" w:date="2025-07-25T08:11:00Z">
              <w:rPr>
                <w:color w:val="080808"/>
              </w:rPr>
            </w:rPrChange>
          </w:rPr>
          <w:t>();</w:t>
        </w:r>
        <w:r w:rsidRPr="005C23C1">
          <w:rPr>
            <w:color w:val="080808"/>
            <w:sz w:val="16"/>
            <w:szCs w:val="16"/>
            <w:rPrChange w:id="2805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806" w:author="Carlos Rosales" w:date="2025-07-25T08:11:00Z">
              <w:rPr>
                <w:color w:val="0033B3"/>
              </w:rPr>
            </w:rPrChange>
          </w:rPr>
          <w:t>if</w:t>
        </w:r>
        <w:proofErr w:type="spellEnd"/>
        <w:r w:rsidRPr="005C23C1">
          <w:rPr>
            <w:color w:val="080808"/>
            <w:sz w:val="16"/>
            <w:szCs w:val="16"/>
            <w:rPrChange w:id="2807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08" w:author="Carlos Rosales" w:date="2025-07-25T08:11:00Z">
              <w:rPr>
                <w:color w:val="000000"/>
              </w:rPr>
            </w:rPrChange>
          </w:rPr>
          <w:t>dto</w:t>
        </w:r>
        <w:r w:rsidRPr="005C23C1">
          <w:rPr>
            <w:color w:val="080808"/>
            <w:sz w:val="16"/>
            <w:szCs w:val="16"/>
            <w:rPrChange w:id="2809" w:author="Carlos Rosales" w:date="2025-07-25T08:11:00Z">
              <w:rPr>
                <w:color w:val="080808"/>
              </w:rPr>
            </w:rPrChange>
          </w:rPr>
          <w:t>.getId</w:t>
        </w:r>
        <w:proofErr w:type="spellEnd"/>
        <w:r w:rsidRPr="005C23C1">
          <w:rPr>
            <w:color w:val="080808"/>
            <w:sz w:val="16"/>
            <w:szCs w:val="16"/>
            <w:rPrChange w:id="2810" w:author="Carlos Rosales" w:date="2025-07-25T08:11:00Z">
              <w:rPr>
                <w:color w:val="080808"/>
              </w:rPr>
            </w:rPrChange>
          </w:rPr>
          <w:t xml:space="preserve">() == </w:t>
        </w:r>
        <w:proofErr w:type="spellStart"/>
        <w:r w:rsidRPr="005C23C1">
          <w:rPr>
            <w:color w:val="0033B3"/>
            <w:sz w:val="16"/>
            <w:szCs w:val="16"/>
            <w:rPrChange w:id="2811" w:author="Carlos Rosales" w:date="2025-07-25T08:11:00Z">
              <w:rPr>
                <w:color w:val="0033B3"/>
              </w:rPr>
            </w:rPrChange>
          </w:rPr>
          <w:t>null</w:t>
        </w:r>
        <w:proofErr w:type="spellEnd"/>
        <w:r w:rsidRPr="005C23C1">
          <w:rPr>
            <w:color w:val="080808"/>
            <w:sz w:val="16"/>
            <w:szCs w:val="16"/>
            <w:rPrChange w:id="2812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813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814" w:author="Carlos Rosales" w:date="2025-07-25T08:11:00Z">
              <w:rPr>
                <w:color w:val="080808"/>
              </w:rPr>
            </w:rPrChange>
          </w:rPr>
          <w:lastRenderedPageBreak/>
          <w:t xml:space="preserve">            </w:t>
        </w:r>
        <w:proofErr w:type="spellStart"/>
        <w:r w:rsidRPr="005C23C1">
          <w:rPr>
            <w:color w:val="000000"/>
            <w:sz w:val="16"/>
            <w:szCs w:val="16"/>
            <w:rPrChange w:id="2815" w:author="Carlos Rosales" w:date="2025-07-25T08:11:00Z">
              <w:rPr>
                <w:color w:val="000000"/>
              </w:rPr>
            </w:rPrChange>
          </w:rPr>
          <w:t>catNueva</w:t>
        </w:r>
        <w:r w:rsidRPr="005C23C1">
          <w:rPr>
            <w:color w:val="080808"/>
            <w:sz w:val="16"/>
            <w:szCs w:val="16"/>
            <w:rPrChange w:id="2816" w:author="Carlos Rosales" w:date="2025-07-25T08:11:00Z">
              <w:rPr>
                <w:color w:val="080808"/>
              </w:rPr>
            </w:rPrChange>
          </w:rPr>
          <w:t>.setNombre</w:t>
        </w:r>
        <w:proofErr w:type="spellEnd"/>
        <w:r w:rsidRPr="005C23C1">
          <w:rPr>
            <w:color w:val="080808"/>
            <w:sz w:val="16"/>
            <w:szCs w:val="16"/>
            <w:rPrChange w:id="2817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18" w:author="Carlos Rosales" w:date="2025-07-25T08:11:00Z">
              <w:rPr>
                <w:color w:val="000000"/>
              </w:rPr>
            </w:rPrChange>
          </w:rPr>
          <w:t>dto</w:t>
        </w:r>
        <w:r w:rsidRPr="005C23C1">
          <w:rPr>
            <w:color w:val="080808"/>
            <w:sz w:val="16"/>
            <w:szCs w:val="16"/>
            <w:rPrChange w:id="2819" w:author="Carlos Rosales" w:date="2025-07-25T08:11:00Z">
              <w:rPr>
                <w:color w:val="080808"/>
              </w:rPr>
            </w:rPrChange>
          </w:rPr>
          <w:t>.getNombre</w:t>
        </w:r>
        <w:proofErr w:type="spellEnd"/>
        <w:r w:rsidRPr="005C23C1">
          <w:rPr>
            <w:color w:val="080808"/>
            <w:sz w:val="16"/>
            <w:szCs w:val="16"/>
            <w:rPrChange w:id="2820" w:author="Carlos Rosales" w:date="2025-07-25T08:11:00Z">
              <w:rPr>
                <w:color w:val="080808"/>
              </w:rPr>
            </w:rPrChange>
          </w:rPr>
          <w:t>());</w:t>
        </w:r>
        <w:r w:rsidRPr="005C23C1">
          <w:rPr>
            <w:color w:val="080808"/>
            <w:sz w:val="16"/>
            <w:szCs w:val="16"/>
            <w:rPrChange w:id="2821" w:author="Carlos Rosales" w:date="2025-07-25T08:11:00Z">
              <w:rPr>
                <w:color w:val="080808"/>
              </w:rPr>
            </w:rPrChange>
          </w:rPr>
          <w:br/>
          <w:t xml:space="preserve">        }</w:t>
        </w:r>
        <w:proofErr w:type="spellStart"/>
        <w:r w:rsidRPr="005C23C1">
          <w:rPr>
            <w:color w:val="0033B3"/>
            <w:sz w:val="16"/>
            <w:szCs w:val="16"/>
            <w:rPrChange w:id="2822" w:author="Carlos Rosales" w:date="2025-07-25T08:11:00Z">
              <w:rPr>
                <w:color w:val="0033B3"/>
              </w:rPr>
            </w:rPrChange>
          </w:rPr>
          <w:t>else</w:t>
        </w:r>
        <w:proofErr w:type="spellEnd"/>
        <w:r w:rsidRPr="005C23C1">
          <w:rPr>
            <w:color w:val="080808"/>
            <w:sz w:val="16"/>
            <w:szCs w:val="16"/>
            <w:rPrChange w:id="2823" w:author="Carlos Rosales" w:date="2025-07-25T08:11:00Z">
              <w:rPr>
                <w:color w:val="080808"/>
              </w:rPr>
            </w:rPrChange>
          </w:rPr>
          <w:t>{</w:t>
        </w:r>
        <w:r w:rsidRPr="005C23C1">
          <w:rPr>
            <w:color w:val="080808"/>
            <w:sz w:val="16"/>
            <w:szCs w:val="16"/>
            <w:rPrChange w:id="2824" w:author="Carlos Rosales" w:date="2025-07-25T08:11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5C23C1">
          <w:rPr>
            <w:color w:val="000000"/>
            <w:sz w:val="16"/>
            <w:szCs w:val="16"/>
            <w:rPrChange w:id="2825" w:author="Carlos Rosales" w:date="2025-07-25T08:11:00Z">
              <w:rPr>
                <w:color w:val="000000"/>
              </w:rPr>
            </w:rPrChange>
          </w:rPr>
          <w:t>catNueva</w:t>
        </w:r>
        <w:r w:rsidRPr="005C23C1">
          <w:rPr>
            <w:color w:val="080808"/>
            <w:sz w:val="16"/>
            <w:szCs w:val="16"/>
            <w:rPrChange w:id="2826" w:author="Carlos Rosales" w:date="2025-07-25T08:11:00Z">
              <w:rPr>
                <w:color w:val="080808"/>
              </w:rPr>
            </w:rPrChange>
          </w:rPr>
          <w:t>.setId</w:t>
        </w:r>
        <w:proofErr w:type="spellEnd"/>
        <w:r w:rsidRPr="005C23C1">
          <w:rPr>
            <w:color w:val="080808"/>
            <w:sz w:val="16"/>
            <w:szCs w:val="16"/>
            <w:rPrChange w:id="2827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28" w:author="Carlos Rosales" w:date="2025-07-25T08:11:00Z">
              <w:rPr>
                <w:color w:val="000000"/>
              </w:rPr>
            </w:rPrChange>
          </w:rPr>
          <w:t>dto</w:t>
        </w:r>
        <w:r w:rsidRPr="005C23C1">
          <w:rPr>
            <w:color w:val="080808"/>
            <w:sz w:val="16"/>
            <w:szCs w:val="16"/>
            <w:rPrChange w:id="2829" w:author="Carlos Rosales" w:date="2025-07-25T08:11:00Z">
              <w:rPr>
                <w:color w:val="080808"/>
              </w:rPr>
            </w:rPrChange>
          </w:rPr>
          <w:t>.getId</w:t>
        </w:r>
        <w:proofErr w:type="spellEnd"/>
        <w:r w:rsidRPr="005C23C1">
          <w:rPr>
            <w:color w:val="080808"/>
            <w:sz w:val="16"/>
            <w:szCs w:val="16"/>
            <w:rPrChange w:id="2830" w:author="Carlos Rosales" w:date="2025-07-25T08:11:00Z">
              <w:rPr>
                <w:color w:val="080808"/>
              </w:rPr>
            </w:rPrChange>
          </w:rPr>
          <w:t>());</w:t>
        </w:r>
        <w:r w:rsidRPr="005C23C1">
          <w:rPr>
            <w:color w:val="080808"/>
            <w:sz w:val="16"/>
            <w:szCs w:val="16"/>
            <w:rPrChange w:id="2831" w:author="Carlos Rosales" w:date="2025-07-25T08:11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5C23C1">
          <w:rPr>
            <w:color w:val="000000"/>
            <w:sz w:val="16"/>
            <w:szCs w:val="16"/>
            <w:rPrChange w:id="2832" w:author="Carlos Rosales" w:date="2025-07-25T08:11:00Z">
              <w:rPr>
                <w:color w:val="000000"/>
              </w:rPr>
            </w:rPrChange>
          </w:rPr>
          <w:t>catNueva</w:t>
        </w:r>
        <w:r w:rsidRPr="005C23C1">
          <w:rPr>
            <w:color w:val="080808"/>
            <w:sz w:val="16"/>
            <w:szCs w:val="16"/>
            <w:rPrChange w:id="2833" w:author="Carlos Rosales" w:date="2025-07-25T08:11:00Z">
              <w:rPr>
                <w:color w:val="080808"/>
              </w:rPr>
            </w:rPrChange>
          </w:rPr>
          <w:t>.setNombre</w:t>
        </w:r>
        <w:proofErr w:type="spellEnd"/>
        <w:r w:rsidRPr="005C23C1">
          <w:rPr>
            <w:color w:val="080808"/>
            <w:sz w:val="16"/>
            <w:szCs w:val="16"/>
            <w:rPrChange w:id="2834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35" w:author="Carlos Rosales" w:date="2025-07-25T08:11:00Z">
              <w:rPr>
                <w:color w:val="000000"/>
              </w:rPr>
            </w:rPrChange>
          </w:rPr>
          <w:t>dto</w:t>
        </w:r>
        <w:r w:rsidRPr="005C23C1">
          <w:rPr>
            <w:color w:val="080808"/>
            <w:sz w:val="16"/>
            <w:szCs w:val="16"/>
            <w:rPrChange w:id="2836" w:author="Carlos Rosales" w:date="2025-07-25T08:11:00Z">
              <w:rPr>
                <w:color w:val="080808"/>
              </w:rPr>
            </w:rPrChange>
          </w:rPr>
          <w:t>.getNombre</w:t>
        </w:r>
        <w:proofErr w:type="spellEnd"/>
        <w:r w:rsidRPr="005C23C1">
          <w:rPr>
            <w:color w:val="080808"/>
            <w:sz w:val="16"/>
            <w:szCs w:val="16"/>
            <w:rPrChange w:id="2837" w:author="Carlos Rosales" w:date="2025-07-25T08:11:00Z">
              <w:rPr>
                <w:color w:val="080808"/>
              </w:rPr>
            </w:rPrChange>
          </w:rPr>
          <w:t>());</w:t>
        </w:r>
        <w:r w:rsidRPr="005C23C1">
          <w:rPr>
            <w:color w:val="080808"/>
            <w:sz w:val="16"/>
            <w:szCs w:val="16"/>
            <w:rPrChange w:id="2838" w:author="Carlos Rosales" w:date="2025-07-25T08:11:00Z">
              <w:rPr>
                <w:color w:val="080808"/>
              </w:rPr>
            </w:rPrChange>
          </w:rPr>
          <w:br/>
          <w:t xml:space="preserve">        }</w:t>
        </w:r>
        <w:r w:rsidRPr="005C23C1">
          <w:rPr>
            <w:color w:val="080808"/>
            <w:sz w:val="16"/>
            <w:szCs w:val="16"/>
            <w:rPrChange w:id="2839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840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841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80808"/>
            <w:sz w:val="16"/>
            <w:szCs w:val="16"/>
            <w:rPrChange w:id="2842" w:author="Carlos Rosales" w:date="2025-07-25T08:11:00Z">
              <w:rPr>
                <w:color w:val="080808"/>
              </w:rPr>
            </w:rPrChange>
          </w:rPr>
          <w:t>convertToDTO</w:t>
        </w:r>
        <w:proofErr w:type="spellEnd"/>
        <w:r w:rsidRPr="005C23C1">
          <w:rPr>
            <w:color w:val="080808"/>
            <w:sz w:val="16"/>
            <w:szCs w:val="16"/>
            <w:rPrChange w:id="2843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871094"/>
            <w:sz w:val="16"/>
            <w:szCs w:val="16"/>
            <w:rPrChange w:id="2844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845" w:author="Carlos Rosales" w:date="2025-07-25T08:11:00Z">
              <w:rPr>
                <w:color w:val="080808"/>
              </w:rPr>
            </w:rPrChange>
          </w:rPr>
          <w:t>.save</w:t>
        </w:r>
        <w:proofErr w:type="spellEnd"/>
        <w:r w:rsidRPr="005C23C1">
          <w:rPr>
            <w:color w:val="080808"/>
            <w:sz w:val="16"/>
            <w:szCs w:val="16"/>
            <w:rPrChange w:id="2846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47" w:author="Carlos Rosales" w:date="2025-07-25T08:11:00Z">
              <w:rPr>
                <w:color w:val="000000"/>
              </w:rPr>
            </w:rPrChange>
          </w:rPr>
          <w:t>catNueva</w:t>
        </w:r>
        <w:proofErr w:type="spellEnd"/>
        <w:r w:rsidRPr="005C23C1">
          <w:rPr>
            <w:color w:val="080808"/>
            <w:sz w:val="16"/>
            <w:szCs w:val="16"/>
            <w:rPrChange w:id="2848" w:author="Carlos Rosales" w:date="2025-07-25T08:11:00Z">
              <w:rPr>
                <w:color w:val="080808"/>
              </w:rPr>
            </w:rPrChange>
          </w:rPr>
          <w:t>));</w:t>
        </w:r>
        <w:r w:rsidRPr="005C23C1">
          <w:rPr>
            <w:color w:val="080808"/>
            <w:sz w:val="16"/>
            <w:szCs w:val="16"/>
            <w:rPrChange w:id="2849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850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851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i/>
            <w:iCs/>
            <w:color w:val="8C8C8C"/>
            <w:sz w:val="16"/>
            <w:szCs w:val="16"/>
            <w:rPrChange w:id="2852" w:author="Carlos Rosales" w:date="2025-07-25T08:11:00Z">
              <w:rPr>
                <w:i/>
                <w:iCs/>
                <w:color w:val="8C8C8C"/>
              </w:rPr>
            </w:rPrChange>
          </w:rPr>
          <w:t>// Este mé</w:t>
        </w:r>
        <w:r w:rsidRPr="005C23C1">
          <w:rPr>
            <w:i/>
            <w:iCs/>
            <w:color w:val="008DDE"/>
            <w:sz w:val="16"/>
            <w:szCs w:val="16"/>
            <w:rPrChange w:id="2853" w:author="Carlos Rosales" w:date="2025-07-25T08:11:00Z">
              <w:rPr>
                <w:i/>
                <w:iCs/>
                <w:color w:val="008DDE"/>
              </w:rPr>
            </w:rPrChange>
          </w:rPr>
          <w:t xml:space="preserve">todo busca una categoría por su nombre y devuelve un </w:t>
        </w:r>
        <w:proofErr w:type="spellStart"/>
        <w:r w:rsidRPr="005C23C1">
          <w:rPr>
            <w:i/>
            <w:iCs/>
            <w:color w:val="008DDE"/>
            <w:sz w:val="16"/>
            <w:szCs w:val="16"/>
            <w:rPrChange w:id="2854" w:author="Carlos Rosales" w:date="2025-07-25T08:11:00Z">
              <w:rPr>
                <w:i/>
                <w:iCs/>
                <w:color w:val="008DDE"/>
              </w:rPr>
            </w:rPrChange>
          </w:rPr>
          <w:t>CategoriaDTO</w:t>
        </w:r>
        <w:proofErr w:type="spellEnd"/>
        <w:r w:rsidRPr="005C23C1">
          <w:rPr>
            <w:i/>
            <w:iCs/>
            <w:color w:val="008DDE"/>
            <w:sz w:val="16"/>
            <w:szCs w:val="16"/>
            <w:rPrChange w:id="2855" w:author="Carlos Rosales" w:date="2025-07-25T08:11:00Z">
              <w:rPr>
                <w:i/>
                <w:iCs/>
                <w:color w:val="008DDE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856" w:author="Carlos Rosales" w:date="2025-07-25T08:11:00Z">
              <w:rPr>
                <w:color w:val="9E880D"/>
              </w:rPr>
            </w:rPrChange>
          </w:rPr>
          <w:t>@Override</w:t>
        </w:r>
        <w:r w:rsidRPr="005C23C1">
          <w:rPr>
            <w:color w:val="9E880D"/>
            <w:sz w:val="16"/>
            <w:szCs w:val="16"/>
            <w:rPrChange w:id="2857" w:author="Carlos Rosales" w:date="2025-07-25T08:11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858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859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860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00000"/>
            <w:sz w:val="16"/>
            <w:szCs w:val="16"/>
            <w:rPrChange w:id="2861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627A"/>
            <w:sz w:val="16"/>
            <w:szCs w:val="16"/>
            <w:rPrChange w:id="2862" w:author="Carlos Rosales" w:date="2025-07-25T08:11:00Z">
              <w:rPr>
                <w:color w:val="00627A"/>
              </w:rPr>
            </w:rPrChange>
          </w:rPr>
          <w:t>findByNombre</w:t>
        </w:r>
        <w:proofErr w:type="spellEnd"/>
        <w:r w:rsidRPr="005C23C1">
          <w:rPr>
            <w:color w:val="080808"/>
            <w:sz w:val="16"/>
            <w:szCs w:val="16"/>
            <w:rPrChange w:id="2863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864" w:author="Carlos Rosales" w:date="2025-07-25T08:11:00Z">
              <w:rPr>
                <w:color w:val="000000"/>
              </w:rPr>
            </w:rPrChange>
          </w:rPr>
          <w:t>String</w:t>
        </w:r>
        <w:proofErr w:type="spellEnd"/>
        <w:r w:rsidRPr="005C23C1">
          <w:rPr>
            <w:color w:val="000000"/>
            <w:sz w:val="16"/>
            <w:szCs w:val="16"/>
            <w:rPrChange w:id="2865" w:author="Carlos Rosales" w:date="2025-07-25T08:11:00Z">
              <w:rPr>
                <w:color w:val="000000"/>
              </w:rPr>
            </w:rPrChange>
          </w:rPr>
          <w:t xml:space="preserve"> nombre</w:t>
        </w:r>
        <w:r w:rsidRPr="005C23C1">
          <w:rPr>
            <w:color w:val="080808"/>
            <w:sz w:val="16"/>
            <w:szCs w:val="16"/>
            <w:rPrChange w:id="2866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867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868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869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871094"/>
            <w:sz w:val="16"/>
            <w:szCs w:val="16"/>
            <w:rPrChange w:id="2870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871" w:author="Carlos Rosales" w:date="2025-07-25T08:11:00Z">
              <w:rPr>
                <w:color w:val="080808"/>
              </w:rPr>
            </w:rPrChange>
          </w:rPr>
          <w:t>.findByNombre</w:t>
        </w:r>
        <w:proofErr w:type="spellEnd"/>
        <w:r w:rsidRPr="005C23C1">
          <w:rPr>
            <w:color w:val="080808"/>
            <w:sz w:val="16"/>
            <w:szCs w:val="16"/>
            <w:rPrChange w:id="2872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00000"/>
            <w:sz w:val="16"/>
            <w:szCs w:val="16"/>
            <w:rPrChange w:id="2873" w:author="Carlos Rosales" w:date="2025-07-25T08:11:00Z">
              <w:rPr>
                <w:color w:val="000000"/>
              </w:rPr>
            </w:rPrChange>
          </w:rPr>
          <w:t>nombre</w:t>
        </w:r>
        <w:r w:rsidRPr="005C23C1">
          <w:rPr>
            <w:color w:val="080808"/>
            <w:sz w:val="16"/>
            <w:szCs w:val="16"/>
            <w:rPrChange w:id="2874" w:author="Carlos Rosales" w:date="2025-07-25T08:11:00Z">
              <w:rPr>
                <w:color w:val="080808"/>
              </w:rPr>
            </w:rPrChange>
          </w:rPr>
          <w:t>);</w:t>
        </w:r>
        <w:r w:rsidRPr="005C23C1">
          <w:rPr>
            <w:color w:val="080808"/>
            <w:sz w:val="16"/>
            <w:szCs w:val="16"/>
            <w:rPrChange w:id="2875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876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877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color w:val="9E880D"/>
            <w:sz w:val="16"/>
            <w:szCs w:val="16"/>
            <w:rPrChange w:id="2878" w:author="Carlos Rosales" w:date="2025-07-25T08:11:00Z">
              <w:rPr>
                <w:color w:val="9E880D"/>
              </w:rPr>
            </w:rPrChange>
          </w:rPr>
          <w:t>@Override</w:t>
        </w:r>
        <w:r w:rsidRPr="005C23C1">
          <w:rPr>
            <w:color w:val="9E880D"/>
            <w:sz w:val="16"/>
            <w:szCs w:val="16"/>
            <w:rPrChange w:id="2879" w:author="Carlos Rosales" w:date="2025-07-25T08:11:00Z">
              <w:rPr>
                <w:color w:val="9E880D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880" w:author="Carlos Rosales" w:date="2025-07-25T08:11:00Z">
              <w:rPr>
                <w:color w:val="0033B3"/>
              </w:rPr>
            </w:rPrChange>
          </w:rPr>
          <w:t>public</w:t>
        </w:r>
        <w:proofErr w:type="spellEnd"/>
        <w:r w:rsidRPr="005C23C1">
          <w:rPr>
            <w:color w:val="0033B3"/>
            <w:sz w:val="16"/>
            <w:szCs w:val="16"/>
            <w:rPrChange w:id="2881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33B3"/>
            <w:sz w:val="16"/>
            <w:szCs w:val="16"/>
            <w:rPrChange w:id="2882" w:author="Carlos Rosales" w:date="2025-07-25T08:11:00Z">
              <w:rPr>
                <w:color w:val="0033B3"/>
              </w:rPr>
            </w:rPrChange>
          </w:rPr>
          <w:t>void</w:t>
        </w:r>
        <w:proofErr w:type="spellEnd"/>
        <w:r w:rsidRPr="005C23C1">
          <w:rPr>
            <w:color w:val="0033B3"/>
            <w:sz w:val="16"/>
            <w:szCs w:val="16"/>
            <w:rPrChange w:id="2883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627A"/>
            <w:sz w:val="16"/>
            <w:szCs w:val="16"/>
            <w:rPrChange w:id="2884" w:author="Carlos Rosales" w:date="2025-07-25T08:11:00Z">
              <w:rPr>
                <w:color w:val="00627A"/>
              </w:rPr>
            </w:rPrChange>
          </w:rPr>
          <w:t>delete</w:t>
        </w:r>
        <w:proofErr w:type="spellEnd"/>
        <w:r w:rsidRPr="005C23C1">
          <w:rPr>
            <w:color w:val="080808"/>
            <w:sz w:val="16"/>
            <w:szCs w:val="16"/>
            <w:rPrChange w:id="2885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00000"/>
            <w:sz w:val="16"/>
            <w:szCs w:val="16"/>
            <w:rPrChange w:id="2886" w:author="Carlos Rosales" w:date="2025-07-25T08:11:00Z">
              <w:rPr>
                <w:color w:val="000000"/>
              </w:rPr>
            </w:rPrChange>
          </w:rPr>
          <w:t>Long id</w:t>
        </w:r>
        <w:r w:rsidRPr="005C23C1">
          <w:rPr>
            <w:color w:val="080808"/>
            <w:sz w:val="16"/>
            <w:szCs w:val="16"/>
            <w:rPrChange w:id="2887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888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871094"/>
            <w:sz w:val="16"/>
            <w:szCs w:val="16"/>
            <w:rPrChange w:id="2889" w:author="Carlos Rosales" w:date="2025-07-25T08:11:00Z">
              <w:rPr>
                <w:color w:val="871094"/>
              </w:rPr>
            </w:rPrChange>
          </w:rPr>
          <w:t>categoriaRepository</w:t>
        </w:r>
        <w:r w:rsidRPr="005C23C1">
          <w:rPr>
            <w:color w:val="080808"/>
            <w:sz w:val="16"/>
            <w:szCs w:val="16"/>
            <w:rPrChange w:id="2890" w:author="Carlos Rosales" w:date="2025-07-25T08:11:00Z">
              <w:rPr>
                <w:color w:val="080808"/>
              </w:rPr>
            </w:rPrChange>
          </w:rPr>
          <w:t>.deleteById</w:t>
        </w:r>
        <w:proofErr w:type="spellEnd"/>
        <w:r w:rsidRPr="005C23C1">
          <w:rPr>
            <w:color w:val="080808"/>
            <w:sz w:val="16"/>
            <w:szCs w:val="16"/>
            <w:rPrChange w:id="2891" w:author="Carlos Rosales" w:date="2025-07-25T08:11:00Z">
              <w:rPr>
                <w:color w:val="080808"/>
              </w:rPr>
            </w:rPrChange>
          </w:rPr>
          <w:t>(</w:t>
        </w:r>
        <w:r w:rsidRPr="005C23C1">
          <w:rPr>
            <w:color w:val="000000"/>
            <w:sz w:val="16"/>
            <w:szCs w:val="16"/>
            <w:rPrChange w:id="2892" w:author="Carlos Rosales" w:date="2025-07-25T08:11:00Z">
              <w:rPr>
                <w:color w:val="000000"/>
              </w:rPr>
            </w:rPrChange>
          </w:rPr>
          <w:t>id</w:t>
        </w:r>
        <w:r w:rsidRPr="005C23C1">
          <w:rPr>
            <w:color w:val="080808"/>
            <w:sz w:val="16"/>
            <w:szCs w:val="16"/>
            <w:rPrChange w:id="2893" w:author="Carlos Rosales" w:date="2025-07-25T08:11:00Z">
              <w:rPr>
                <w:color w:val="080808"/>
              </w:rPr>
            </w:rPrChange>
          </w:rPr>
          <w:t>);</w:t>
        </w:r>
        <w:r w:rsidRPr="005C23C1">
          <w:rPr>
            <w:color w:val="080808"/>
            <w:sz w:val="16"/>
            <w:szCs w:val="16"/>
            <w:rPrChange w:id="2894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895" w:author="Carlos Rosales" w:date="2025-07-25T08:11:00Z">
              <w:rPr>
                <w:color w:val="080808"/>
              </w:rPr>
            </w:rPrChange>
          </w:rPr>
          <w:br/>
        </w:r>
        <w:r w:rsidRPr="005C23C1">
          <w:rPr>
            <w:color w:val="080808"/>
            <w:sz w:val="16"/>
            <w:szCs w:val="16"/>
            <w:rPrChange w:id="2896" w:author="Carlos Rosales" w:date="2025-07-25T08:11:00Z">
              <w:rPr>
                <w:color w:val="080808"/>
              </w:rPr>
            </w:rPrChange>
          </w:rPr>
          <w:br/>
          <w:t xml:space="preserve">    </w:t>
        </w:r>
        <w:r w:rsidRPr="005C23C1">
          <w:rPr>
            <w:i/>
            <w:iCs/>
            <w:color w:val="8C8C8C"/>
            <w:sz w:val="16"/>
            <w:szCs w:val="16"/>
            <w:rPrChange w:id="2897" w:author="Carlos Rosales" w:date="2025-07-25T08:11:00Z">
              <w:rPr>
                <w:i/>
                <w:iCs/>
                <w:color w:val="8C8C8C"/>
              </w:rPr>
            </w:rPrChange>
          </w:rPr>
          <w:t>// Mé</w:t>
        </w:r>
        <w:r w:rsidRPr="005C23C1">
          <w:rPr>
            <w:i/>
            <w:iCs/>
            <w:color w:val="008DDE"/>
            <w:sz w:val="16"/>
            <w:szCs w:val="16"/>
            <w:rPrChange w:id="2898" w:author="Carlos Rosales" w:date="2025-07-25T08:11:00Z">
              <w:rPr>
                <w:i/>
                <w:iCs/>
                <w:color w:val="008DDE"/>
              </w:rPr>
            </w:rPrChange>
          </w:rPr>
          <w:t xml:space="preserve">todo privado para convertir una entidad </w:t>
        </w:r>
        <w:proofErr w:type="spellStart"/>
        <w:r w:rsidRPr="005C23C1">
          <w:rPr>
            <w:i/>
            <w:iCs/>
            <w:color w:val="008DDE"/>
            <w:sz w:val="16"/>
            <w:szCs w:val="16"/>
            <w:rPrChange w:id="2899" w:author="Carlos Rosales" w:date="2025-07-25T08:11:00Z">
              <w:rPr>
                <w:i/>
                <w:iCs/>
                <w:color w:val="008DDE"/>
              </w:rPr>
            </w:rPrChange>
          </w:rPr>
          <w:t>Categoria</w:t>
        </w:r>
        <w:proofErr w:type="spellEnd"/>
        <w:r w:rsidRPr="005C23C1">
          <w:rPr>
            <w:i/>
            <w:iCs/>
            <w:color w:val="008DDE"/>
            <w:sz w:val="16"/>
            <w:szCs w:val="16"/>
            <w:rPrChange w:id="2900" w:author="Carlos Rosales" w:date="2025-07-25T08:11:00Z">
              <w:rPr>
                <w:i/>
                <w:iCs/>
                <w:color w:val="008DDE"/>
              </w:rPr>
            </w:rPrChange>
          </w:rPr>
          <w:t xml:space="preserve"> a </w:t>
        </w:r>
        <w:proofErr w:type="spellStart"/>
        <w:r w:rsidRPr="005C23C1">
          <w:rPr>
            <w:i/>
            <w:iCs/>
            <w:color w:val="008DDE"/>
            <w:sz w:val="16"/>
            <w:szCs w:val="16"/>
            <w:rPrChange w:id="2901" w:author="Carlos Rosales" w:date="2025-07-25T08:11:00Z">
              <w:rPr>
                <w:i/>
                <w:iCs/>
                <w:color w:val="008DDE"/>
              </w:rPr>
            </w:rPrChange>
          </w:rPr>
          <w:t>CategoriaDTO</w:t>
        </w:r>
        <w:proofErr w:type="spellEnd"/>
        <w:r w:rsidRPr="005C23C1">
          <w:rPr>
            <w:i/>
            <w:iCs/>
            <w:color w:val="008DDE"/>
            <w:sz w:val="16"/>
            <w:szCs w:val="16"/>
            <w:rPrChange w:id="2902" w:author="Carlos Rosales" w:date="2025-07-25T08:11:00Z">
              <w:rPr>
                <w:i/>
                <w:iCs/>
                <w:color w:val="008DDE"/>
              </w:rPr>
            </w:rPrChange>
          </w:rPr>
          <w:br/>
          <w:t xml:space="preserve">    </w:t>
        </w:r>
        <w:proofErr w:type="spellStart"/>
        <w:r w:rsidRPr="005C23C1">
          <w:rPr>
            <w:color w:val="0033B3"/>
            <w:sz w:val="16"/>
            <w:szCs w:val="16"/>
            <w:rPrChange w:id="2903" w:author="Carlos Rosales" w:date="2025-07-25T08:11:00Z">
              <w:rPr>
                <w:color w:val="0033B3"/>
              </w:rPr>
            </w:rPrChange>
          </w:rPr>
          <w:t>private</w:t>
        </w:r>
        <w:proofErr w:type="spellEnd"/>
        <w:r w:rsidRPr="005C23C1">
          <w:rPr>
            <w:color w:val="0033B3"/>
            <w:sz w:val="16"/>
            <w:szCs w:val="16"/>
            <w:rPrChange w:id="2904" w:author="Carlos Rosales" w:date="2025-07-25T08:11:00Z">
              <w:rPr>
                <w:color w:val="0033B3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905" w:author="Carlos Rosales" w:date="2025-07-25T08:11:00Z">
              <w:rPr>
                <w:color w:val="000000"/>
              </w:rPr>
            </w:rPrChange>
          </w:rPr>
          <w:t>CategoriaDTO</w:t>
        </w:r>
        <w:proofErr w:type="spellEnd"/>
        <w:r w:rsidRPr="005C23C1">
          <w:rPr>
            <w:color w:val="000000"/>
            <w:sz w:val="16"/>
            <w:szCs w:val="16"/>
            <w:rPrChange w:id="2906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627A"/>
            <w:sz w:val="16"/>
            <w:szCs w:val="16"/>
            <w:rPrChange w:id="2907" w:author="Carlos Rosales" w:date="2025-07-25T08:11:00Z">
              <w:rPr>
                <w:color w:val="00627A"/>
              </w:rPr>
            </w:rPrChange>
          </w:rPr>
          <w:t>convertToDTO</w:t>
        </w:r>
        <w:proofErr w:type="spellEnd"/>
        <w:r w:rsidRPr="005C23C1">
          <w:rPr>
            <w:color w:val="080808"/>
            <w:sz w:val="16"/>
            <w:szCs w:val="16"/>
            <w:rPrChange w:id="2908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909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00000"/>
            <w:sz w:val="16"/>
            <w:szCs w:val="16"/>
            <w:rPrChange w:id="2910" w:author="Carlos Rosales" w:date="2025-07-25T08:11:00Z">
              <w:rPr>
                <w:color w:val="000000"/>
              </w:rPr>
            </w:rPrChange>
          </w:rPr>
          <w:t xml:space="preserve"> </w:t>
        </w:r>
        <w:proofErr w:type="spellStart"/>
        <w:r w:rsidRPr="005C23C1">
          <w:rPr>
            <w:color w:val="000000"/>
            <w:sz w:val="16"/>
            <w:szCs w:val="16"/>
            <w:rPrChange w:id="2911" w:author="Carlos Rosales" w:date="2025-07-25T08:11:00Z">
              <w:rPr>
                <w:color w:val="000000"/>
              </w:rPr>
            </w:rPrChange>
          </w:rPr>
          <w:t>categoria</w:t>
        </w:r>
        <w:proofErr w:type="spellEnd"/>
        <w:r w:rsidRPr="005C23C1">
          <w:rPr>
            <w:color w:val="080808"/>
            <w:sz w:val="16"/>
            <w:szCs w:val="16"/>
            <w:rPrChange w:id="2912" w:author="Carlos Rosales" w:date="2025-07-25T08:11:00Z">
              <w:rPr>
                <w:color w:val="080808"/>
              </w:rPr>
            </w:rPrChange>
          </w:rPr>
          <w:t>) {</w:t>
        </w:r>
        <w:r w:rsidRPr="005C23C1">
          <w:rPr>
            <w:color w:val="080808"/>
            <w:sz w:val="16"/>
            <w:szCs w:val="16"/>
            <w:rPrChange w:id="2913" w:author="Carlos Rosales" w:date="2025-07-25T08:11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5C23C1">
          <w:rPr>
            <w:color w:val="0033B3"/>
            <w:sz w:val="16"/>
            <w:szCs w:val="16"/>
            <w:rPrChange w:id="2914" w:author="Carlos Rosales" w:date="2025-07-25T08:11:00Z">
              <w:rPr>
                <w:color w:val="0033B3"/>
              </w:rPr>
            </w:rPrChange>
          </w:rPr>
          <w:t>return</w:t>
        </w:r>
        <w:proofErr w:type="spellEnd"/>
        <w:r w:rsidRPr="005C23C1">
          <w:rPr>
            <w:color w:val="0033B3"/>
            <w:sz w:val="16"/>
            <w:szCs w:val="16"/>
            <w:rPrChange w:id="2915" w:author="Carlos Rosales" w:date="2025-07-25T08:11:00Z">
              <w:rPr>
                <w:color w:val="0033B3"/>
              </w:rPr>
            </w:rPrChange>
          </w:rPr>
          <w:t xml:space="preserve"> new </w:t>
        </w:r>
        <w:proofErr w:type="spellStart"/>
        <w:r w:rsidRPr="005C23C1">
          <w:rPr>
            <w:color w:val="080808"/>
            <w:sz w:val="16"/>
            <w:szCs w:val="16"/>
            <w:rPrChange w:id="2916" w:author="Carlos Rosales" w:date="2025-07-25T08:11:00Z">
              <w:rPr>
                <w:color w:val="080808"/>
              </w:rPr>
            </w:rPrChange>
          </w:rPr>
          <w:t>CategoriaDTO</w:t>
        </w:r>
        <w:proofErr w:type="spellEnd"/>
        <w:r w:rsidRPr="005C23C1">
          <w:rPr>
            <w:color w:val="080808"/>
            <w:sz w:val="16"/>
            <w:szCs w:val="16"/>
            <w:rPrChange w:id="2917" w:author="Carlos Rosales" w:date="2025-07-25T08:11:00Z">
              <w:rPr>
                <w:color w:val="080808"/>
              </w:rPr>
            </w:rPrChange>
          </w:rPr>
          <w:t>(</w:t>
        </w:r>
        <w:proofErr w:type="spellStart"/>
        <w:r w:rsidRPr="005C23C1">
          <w:rPr>
            <w:color w:val="000000"/>
            <w:sz w:val="16"/>
            <w:szCs w:val="16"/>
            <w:rPrChange w:id="2918" w:author="Carlos Rosales" w:date="2025-07-25T08:11:00Z">
              <w:rPr>
                <w:color w:val="000000"/>
              </w:rPr>
            </w:rPrChange>
          </w:rPr>
          <w:t>categoria</w:t>
        </w:r>
        <w:r w:rsidRPr="005C23C1">
          <w:rPr>
            <w:color w:val="080808"/>
            <w:sz w:val="16"/>
            <w:szCs w:val="16"/>
            <w:rPrChange w:id="2919" w:author="Carlos Rosales" w:date="2025-07-25T08:11:00Z">
              <w:rPr>
                <w:color w:val="080808"/>
              </w:rPr>
            </w:rPrChange>
          </w:rPr>
          <w:t>.getId</w:t>
        </w:r>
        <w:proofErr w:type="spellEnd"/>
        <w:r w:rsidRPr="005C23C1">
          <w:rPr>
            <w:color w:val="080808"/>
            <w:sz w:val="16"/>
            <w:szCs w:val="16"/>
            <w:rPrChange w:id="2920" w:author="Carlos Rosales" w:date="2025-07-25T08:11:00Z">
              <w:rPr>
                <w:color w:val="080808"/>
              </w:rPr>
            </w:rPrChange>
          </w:rPr>
          <w:t>(),</w:t>
        </w:r>
        <w:proofErr w:type="spellStart"/>
        <w:r w:rsidRPr="005C23C1">
          <w:rPr>
            <w:color w:val="000000"/>
            <w:sz w:val="16"/>
            <w:szCs w:val="16"/>
            <w:rPrChange w:id="2921" w:author="Carlos Rosales" w:date="2025-07-25T08:11:00Z">
              <w:rPr>
                <w:color w:val="000000"/>
              </w:rPr>
            </w:rPrChange>
          </w:rPr>
          <w:t>categoria</w:t>
        </w:r>
        <w:r w:rsidRPr="005C23C1">
          <w:rPr>
            <w:color w:val="080808"/>
            <w:sz w:val="16"/>
            <w:szCs w:val="16"/>
            <w:rPrChange w:id="2922" w:author="Carlos Rosales" w:date="2025-07-25T08:11:00Z">
              <w:rPr>
                <w:color w:val="080808"/>
              </w:rPr>
            </w:rPrChange>
          </w:rPr>
          <w:t>.getNombre</w:t>
        </w:r>
        <w:proofErr w:type="spellEnd"/>
        <w:r w:rsidRPr="005C23C1">
          <w:rPr>
            <w:color w:val="080808"/>
            <w:sz w:val="16"/>
            <w:szCs w:val="16"/>
            <w:rPrChange w:id="2923" w:author="Carlos Rosales" w:date="2025-07-25T08:11:00Z">
              <w:rPr>
                <w:color w:val="080808"/>
              </w:rPr>
            </w:rPrChange>
          </w:rPr>
          <w:t>());</w:t>
        </w:r>
        <w:r w:rsidRPr="005C23C1">
          <w:rPr>
            <w:color w:val="080808"/>
            <w:sz w:val="16"/>
            <w:szCs w:val="16"/>
            <w:rPrChange w:id="2924" w:author="Carlos Rosales" w:date="2025-07-25T08:11:00Z">
              <w:rPr>
                <w:color w:val="080808"/>
              </w:rPr>
            </w:rPrChange>
          </w:rPr>
          <w:br/>
          <w:t xml:space="preserve">    }</w:t>
        </w:r>
        <w:r w:rsidRPr="005C23C1">
          <w:rPr>
            <w:color w:val="080808"/>
            <w:sz w:val="16"/>
            <w:szCs w:val="16"/>
            <w:rPrChange w:id="2925" w:author="Carlos Rosales" w:date="2025-07-25T08:11:00Z">
              <w:rPr>
                <w:color w:val="080808"/>
              </w:rPr>
            </w:rPrChange>
          </w:rPr>
          <w:br/>
          <w:t>}</w:t>
        </w:r>
      </w:ins>
    </w:p>
    <w:p w14:paraId="54696D03" w14:textId="77777777" w:rsidR="005C23C1" w:rsidRDefault="005C23C1" w:rsidP="005C23C1">
      <w:pPr>
        <w:spacing w:line="240" w:lineRule="auto"/>
        <w:ind w:firstLine="0"/>
        <w:jc w:val="left"/>
        <w:rPr>
          <w:ins w:id="2926" w:author="Carlos Rosales" w:date="2025-07-25T08:11:00Z"/>
          <w:b/>
          <w:bCs/>
          <w:sz w:val="22"/>
          <w:szCs w:val="20"/>
        </w:rPr>
      </w:pPr>
    </w:p>
    <w:p w14:paraId="1D759871" w14:textId="5D2EA472" w:rsidR="005C23C1" w:rsidRDefault="005C23C1" w:rsidP="005C23C1">
      <w:pPr>
        <w:pStyle w:val="Prrafodelista"/>
        <w:numPr>
          <w:ilvl w:val="0"/>
          <w:numId w:val="6"/>
        </w:numPr>
        <w:spacing w:line="240" w:lineRule="auto"/>
        <w:jc w:val="left"/>
        <w:rPr>
          <w:ins w:id="2927" w:author="Carlos Rosales" w:date="2025-07-25T08:13:00Z"/>
          <w:b/>
          <w:bCs/>
          <w:sz w:val="22"/>
          <w:szCs w:val="20"/>
        </w:rPr>
      </w:pPr>
      <w:ins w:id="2928" w:author="Carlos Rosales" w:date="2025-07-25T08:11:00Z">
        <w:r>
          <w:rPr>
            <w:b/>
            <w:bCs/>
            <w:sz w:val="22"/>
            <w:szCs w:val="20"/>
          </w:rPr>
          <w:t xml:space="preserve">Se creó CategoriaController.java en </w:t>
        </w:r>
        <w:proofErr w:type="spellStart"/>
        <w:r>
          <w:rPr>
            <w:b/>
            <w:bCs/>
            <w:sz w:val="22"/>
            <w:szCs w:val="20"/>
          </w:rPr>
          <w:t>package</w:t>
        </w:r>
        <w:proofErr w:type="spellEnd"/>
        <w:r>
          <w:rPr>
            <w:b/>
            <w:bCs/>
            <w:sz w:val="22"/>
            <w:szCs w:val="20"/>
          </w:rPr>
          <w:t xml:space="preserve"> </w:t>
        </w:r>
      </w:ins>
      <w:proofErr w:type="spellStart"/>
      <w:ins w:id="2929" w:author="Carlos Rosales" w:date="2025-07-25T08:12:00Z">
        <w:r>
          <w:rPr>
            <w:b/>
            <w:bCs/>
            <w:sz w:val="22"/>
            <w:szCs w:val="20"/>
          </w:rPr>
          <w:t>c</w:t>
        </w:r>
      </w:ins>
      <w:ins w:id="2930" w:author="Carlos Rosales" w:date="2025-07-25T08:11:00Z">
        <w:r>
          <w:rPr>
            <w:b/>
            <w:bCs/>
            <w:sz w:val="22"/>
            <w:szCs w:val="20"/>
          </w:rPr>
          <w:t>ontroller</w:t>
        </w:r>
      </w:ins>
      <w:ins w:id="2931" w:author="Carlos Rosales" w:date="2025-07-25T08:12:00Z">
        <w:r>
          <w:rPr>
            <w:b/>
            <w:bCs/>
            <w:sz w:val="22"/>
            <w:szCs w:val="20"/>
          </w:rPr>
          <w:t>s</w:t>
        </w:r>
        <w:proofErr w:type="spellEnd"/>
        <w:r>
          <w:rPr>
            <w:b/>
            <w:bCs/>
            <w:sz w:val="22"/>
            <w:szCs w:val="20"/>
          </w:rPr>
          <w:t>.</w:t>
        </w:r>
      </w:ins>
    </w:p>
    <w:p w14:paraId="1A01FD1D" w14:textId="77777777" w:rsidR="005C23C1" w:rsidRDefault="005C23C1" w:rsidP="005C23C1">
      <w:pPr>
        <w:pStyle w:val="HTMLconformatoprevio"/>
        <w:shd w:val="clear" w:color="auto" w:fill="FFFFFF"/>
        <w:rPr>
          <w:ins w:id="2932" w:author="Carlos Rosales" w:date="2025-07-25T08:14:00Z"/>
          <w:color w:val="0033B3"/>
          <w:sz w:val="16"/>
          <w:szCs w:val="16"/>
        </w:rPr>
      </w:pPr>
      <w:ins w:id="2933" w:author="Carlos Rosales" w:date="2025-07-25T08:14:00Z">
        <w:r w:rsidRPr="005C23C1">
          <w:rPr>
            <w:b/>
            <w:bCs/>
            <w:noProof/>
            <w:sz w:val="22"/>
          </w:rPr>
          <w:drawing>
            <wp:inline distT="0" distB="0" distL="0" distR="0" wp14:anchorId="617B5C3D" wp14:editId="548E72FD">
              <wp:extent cx="2563585" cy="1368400"/>
              <wp:effectExtent l="0" t="0" r="8255" b="3810"/>
              <wp:docPr id="1473276358" name="Imagen 1" descr="Interfaz de usuario gráfica, Texto, Aplicación, Chat o mensaje de text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3276358" name="Imagen 1" descr="Interfaz de usuario gráfica, Texto, Aplicación, Chat o mensaje de texto&#10;&#10;El contenido generado por IA puede ser incorrecto.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3535" cy="13737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520C5F1" w14:textId="77777777" w:rsidR="005C23C1" w:rsidRDefault="005C23C1" w:rsidP="005C23C1">
      <w:pPr>
        <w:pStyle w:val="HTMLconformatoprevio"/>
        <w:shd w:val="clear" w:color="auto" w:fill="FFFFFF"/>
        <w:rPr>
          <w:ins w:id="2934" w:author="Carlos Rosales" w:date="2025-07-25T08:14:00Z"/>
          <w:color w:val="0033B3"/>
          <w:sz w:val="16"/>
          <w:szCs w:val="16"/>
        </w:rPr>
      </w:pPr>
    </w:p>
    <w:p w14:paraId="774EA79A" w14:textId="35424597" w:rsidR="005D35D1" w:rsidRPr="00B978A8" w:rsidRDefault="005C23C1" w:rsidP="005C23C1">
      <w:pPr>
        <w:pStyle w:val="HTMLconformatoprevio"/>
        <w:shd w:val="clear" w:color="auto" w:fill="FFFFFF"/>
        <w:rPr>
          <w:ins w:id="2935" w:author="Carlos Rosales" w:date="2025-07-25T08:30:00Z"/>
          <w:color w:val="080808"/>
          <w:sz w:val="16"/>
          <w:szCs w:val="16"/>
          <w:lang w:val="en-US"/>
          <w:rPrChange w:id="2936" w:author="Carlos Rosales" w:date="2025-07-28T07:07:00Z">
            <w:rPr>
              <w:ins w:id="2937" w:author="Carlos Rosales" w:date="2025-07-25T08:30:00Z"/>
              <w:color w:val="080808"/>
              <w:sz w:val="16"/>
              <w:szCs w:val="16"/>
            </w:rPr>
          </w:rPrChange>
        </w:rPr>
      </w:pPr>
      <w:ins w:id="2938" w:author="Carlos Rosales" w:date="2025-07-25T08:13:00Z">
        <w:r w:rsidRPr="00B978A8">
          <w:rPr>
            <w:color w:val="0033B3"/>
            <w:sz w:val="16"/>
            <w:szCs w:val="16"/>
            <w:lang w:val="en-US"/>
            <w:rPrChange w:id="2939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40" w:author="Carlos Rosales" w:date="2025-07-28T07:07:00Z">
              <w:rPr>
                <w:color w:val="000000"/>
              </w:rPr>
            </w:rPrChange>
          </w:rPr>
          <w:t>com.devsoft.orders_api.controllers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4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4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294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4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45" w:author="Carlos Rosales" w:date="2025-07-28T07:07:00Z">
              <w:rPr>
                <w:color w:val="000000"/>
              </w:rPr>
            </w:rPrChange>
          </w:rPr>
          <w:t>com.devsoft.orders_api.dto.CategoriaDTO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4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4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4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49" w:author="Carlos Rosales" w:date="2025-07-28T07:07:00Z">
              <w:rPr>
                <w:color w:val="000000"/>
              </w:rPr>
            </w:rPrChange>
          </w:rPr>
          <w:t>com.devsoft.orders_api.interfaces.ICategoriaService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5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5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5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53" w:author="Carlos Rosales" w:date="2025-07-28T07:07:00Z">
              <w:rPr>
                <w:color w:val="000000"/>
              </w:rPr>
            </w:rPrChange>
          </w:rPr>
          <w:t>org.apache.coyote.Response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5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55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56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57" w:author="Carlos Rosales" w:date="2025-07-28T07:07:00Z">
              <w:rPr>
                <w:color w:val="000000"/>
              </w:rPr>
            </w:rPrChange>
          </w:rPr>
          <w:t>org.springframework.beans.factory.annotation.</w:t>
        </w:r>
        <w:r w:rsidRPr="00B978A8">
          <w:rPr>
            <w:color w:val="9E880D"/>
            <w:sz w:val="16"/>
            <w:szCs w:val="16"/>
            <w:lang w:val="en-US"/>
            <w:rPrChange w:id="2958" w:author="Carlos Rosales" w:date="2025-07-28T07:07:00Z">
              <w:rPr>
                <w:color w:val="9E880D"/>
              </w:rPr>
            </w:rPrChange>
          </w:rPr>
          <w:t>Autowired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5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6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61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62" w:author="Carlos Rosales" w:date="2025-07-28T07:07:00Z">
              <w:rPr>
                <w:color w:val="000000"/>
              </w:rPr>
            </w:rPrChange>
          </w:rPr>
          <w:t>org.springframework.dao.DataAccessException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6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6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6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66" w:author="Carlos Rosales" w:date="2025-07-28T07:07:00Z">
              <w:rPr>
                <w:color w:val="000000"/>
              </w:rPr>
            </w:rPrChange>
          </w:rPr>
          <w:t>org.springframework.http.HttpStatus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6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6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6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70" w:author="Carlos Rosales" w:date="2025-07-28T07:07:00Z">
              <w:rPr>
                <w:color w:val="000000"/>
              </w:rPr>
            </w:rPrChange>
          </w:rPr>
          <w:t>org.springframework.http.ResponseEntity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7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7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7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74" w:author="Carlos Rosales" w:date="2025-07-28T07:07:00Z">
              <w:rPr>
                <w:color w:val="000000"/>
              </w:rPr>
            </w:rPrChange>
          </w:rPr>
          <w:t>org.springframework.web.bind.annotation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2975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sz w:val="16"/>
            <w:szCs w:val="16"/>
            <w:lang w:val="en-US"/>
            <w:rPrChange w:id="2976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sz w:val="16"/>
            <w:szCs w:val="16"/>
            <w:lang w:val="en-US"/>
            <w:rPrChange w:id="297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297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7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80" w:author="Carlos Rosales" w:date="2025-07-28T07:07:00Z">
              <w:rPr>
                <w:color w:val="000000"/>
              </w:rPr>
            </w:rPrChange>
          </w:rPr>
          <w:t>java.util.HashMap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8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8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8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84" w:author="Carlos Rosales" w:date="2025-07-28T07:07:00Z">
              <w:rPr>
                <w:color w:val="000000"/>
              </w:rPr>
            </w:rPrChange>
          </w:rPr>
          <w:t>java.util.List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8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8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8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2988" w:author="Carlos Rosales" w:date="2025-07-28T07:07:00Z">
              <w:rPr>
                <w:color w:val="000000"/>
              </w:rPr>
            </w:rPrChange>
          </w:rPr>
          <w:t>java.util.Map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298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299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299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sz w:val="16"/>
            <w:szCs w:val="16"/>
            <w:lang w:val="en-US"/>
            <w:rPrChange w:id="2992" w:author="Carlos Rosales" w:date="2025-07-28T07:07:00Z">
              <w:rPr>
                <w:color w:val="9E880D"/>
              </w:rPr>
            </w:rPrChange>
          </w:rPr>
          <w:t>@RestController</w:t>
        </w:r>
        <w:r w:rsidRPr="00B978A8">
          <w:rPr>
            <w:color w:val="9E880D"/>
            <w:sz w:val="16"/>
            <w:szCs w:val="16"/>
            <w:lang w:val="en-US"/>
            <w:rPrChange w:id="2993" w:author="Carlos Rosales" w:date="2025-07-28T07:07:00Z">
              <w:rPr>
                <w:color w:val="9E880D"/>
              </w:rPr>
            </w:rPrChange>
          </w:rPr>
          <w:br/>
          <w:t>@CrossOrigin</w:t>
        </w:r>
        <w:r w:rsidRPr="00B978A8">
          <w:rPr>
            <w:color w:val="9E880D"/>
            <w:sz w:val="16"/>
            <w:szCs w:val="16"/>
            <w:lang w:val="en-US"/>
            <w:rPrChange w:id="2994" w:author="Carlos Rosales" w:date="2025-07-28T07:07:00Z">
              <w:rPr>
                <w:color w:val="9E880D"/>
              </w:rPr>
            </w:rPrChange>
          </w:rPr>
          <w:br/>
          <w:t>@RequestMapping</w:t>
        </w:r>
        <w:r w:rsidRPr="00B978A8">
          <w:rPr>
            <w:color w:val="080808"/>
            <w:sz w:val="16"/>
            <w:szCs w:val="16"/>
            <w:lang w:val="en-US"/>
            <w:rPrChange w:id="2995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2996" w:author="Carlos Rosales" w:date="2025-07-28T07:07:00Z">
              <w:rPr>
                <w:color w:val="067D17"/>
              </w:rPr>
            </w:rPrChange>
          </w:rPr>
          <w:t>"/api"</w:t>
        </w:r>
        <w:r w:rsidRPr="00B978A8">
          <w:rPr>
            <w:color w:val="080808"/>
            <w:sz w:val="16"/>
            <w:szCs w:val="16"/>
            <w:lang w:val="en-US"/>
            <w:rPrChange w:id="299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299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2999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00" w:author="Carlos Rosales" w:date="2025-07-28T07:07:00Z">
              <w:rPr>
                <w:color w:val="000000"/>
              </w:rPr>
            </w:rPrChange>
          </w:rPr>
          <w:t>CategoriaController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01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002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sz w:val="16"/>
            <w:szCs w:val="16"/>
            <w:lang w:val="en-US"/>
            <w:rPrChange w:id="300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004" w:author="Carlos Rosales" w:date="2025-07-28T07:07:00Z">
              <w:rPr>
                <w:color w:val="9E880D"/>
              </w:rPr>
            </w:rPrChange>
          </w:rPr>
          <w:t>@Autowired</w:t>
        </w:r>
        <w:r w:rsidRPr="00B978A8">
          <w:rPr>
            <w:color w:val="9E880D"/>
            <w:sz w:val="16"/>
            <w:szCs w:val="16"/>
            <w:lang w:val="en-US"/>
            <w:rPrChange w:id="3005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006" w:author="Carlos Rosales" w:date="2025-07-28T07:07:00Z">
              <w:rPr>
                <w:color w:val="0033B3"/>
              </w:rPr>
            </w:rPrChange>
          </w:rPr>
          <w:t xml:space="preserve">private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07" w:author="Carlos Rosales" w:date="2025-07-28T07:07:00Z">
              <w:rPr>
                <w:color w:val="000000"/>
              </w:rPr>
            </w:rPrChange>
          </w:rPr>
          <w:t>ICategoriaService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08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009" w:author="Carlos Rosales" w:date="2025-07-28T07:07:00Z">
              <w:rPr>
                <w:color w:val="871094"/>
              </w:rPr>
            </w:rPrChange>
          </w:rPr>
          <w:t>categoriaService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1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01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01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013" w:author="Carlos Rosales" w:date="2025-07-28T07:07:00Z">
              <w:rPr>
                <w:color w:val="9E880D"/>
              </w:rPr>
            </w:rPrChange>
          </w:rPr>
          <w:t>@GetMapping</w:t>
        </w:r>
        <w:r w:rsidRPr="00B978A8">
          <w:rPr>
            <w:color w:val="080808"/>
            <w:sz w:val="16"/>
            <w:szCs w:val="16"/>
            <w:lang w:val="en-US"/>
            <w:rPrChange w:id="3014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015" w:author="Carlos Rosales" w:date="2025-07-28T07:07:00Z">
              <w:rPr>
                <w:color w:val="067D17"/>
              </w:rPr>
            </w:rPrChange>
          </w:rPr>
          <w:t>"/categorias"</w:t>
        </w:r>
        <w:r w:rsidRPr="00B978A8">
          <w:rPr>
            <w:color w:val="080808"/>
            <w:sz w:val="16"/>
            <w:szCs w:val="16"/>
            <w:lang w:val="en-US"/>
            <w:rPrChange w:id="301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301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018" w:author="Carlos Rosales" w:date="2025-07-28T07:07:00Z">
              <w:rPr>
                <w:color w:val="0033B3"/>
              </w:rPr>
            </w:rPrChange>
          </w:rPr>
          <w:t xml:space="preserve">public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19" w:author="Carlos Rosales" w:date="2025-07-28T07:07:00Z">
              <w:rPr>
                <w:color w:val="000000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20" w:author="Carlos Rosales" w:date="2025-07-28T07:07:00Z">
              <w:rPr>
                <w:color w:val="080808"/>
              </w:rPr>
            </w:rPrChange>
          </w:rPr>
          <w:t xml:space="preserve">&lt;?&gt; </w:t>
        </w:r>
        <w:proofErr w:type="spellStart"/>
        <w:r w:rsidRPr="00B978A8">
          <w:rPr>
            <w:color w:val="00627A"/>
            <w:sz w:val="16"/>
            <w:szCs w:val="16"/>
            <w:lang w:val="en-US"/>
            <w:rPrChange w:id="3021" w:author="Carlos Rosales" w:date="2025-07-28T07:07:00Z">
              <w:rPr>
                <w:color w:val="00627A"/>
              </w:rPr>
            </w:rPrChange>
          </w:rPr>
          <w:t>getAll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22" w:author="Carlos Rosales" w:date="2025-07-28T07:07:00Z">
              <w:rPr>
                <w:color w:val="080808"/>
              </w:rPr>
            </w:rPrChange>
          </w:rPr>
          <w:t>() {</w:t>
        </w:r>
        <w:r w:rsidRPr="00B978A8">
          <w:rPr>
            <w:color w:val="080808"/>
            <w:sz w:val="16"/>
            <w:szCs w:val="16"/>
            <w:lang w:val="en-US"/>
            <w:rPrChange w:id="3023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0000"/>
            <w:sz w:val="16"/>
            <w:szCs w:val="16"/>
            <w:lang w:val="en-US"/>
            <w:rPrChange w:id="3024" w:author="Carlos Rosales" w:date="2025-07-28T07:07:00Z">
              <w:rPr>
                <w:color w:val="000000"/>
              </w:rPr>
            </w:rPrChange>
          </w:rPr>
          <w:t>List</w:t>
        </w:r>
        <w:r w:rsidRPr="00B978A8">
          <w:rPr>
            <w:color w:val="080808"/>
            <w:sz w:val="16"/>
            <w:szCs w:val="16"/>
            <w:lang w:val="en-US"/>
            <w:rPrChange w:id="3025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26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27" w:author="Carlos Rosales" w:date="2025-07-28T07:07:00Z">
              <w:rPr>
                <w:color w:val="080808"/>
              </w:rPr>
            </w:rPrChange>
          </w:rPr>
          <w:t xml:space="preserve">&gt;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28" w:author="Carlos Rosales" w:date="2025-07-28T07:07:00Z">
              <w:rPr>
                <w:color w:val="000000"/>
              </w:rPr>
            </w:rPrChange>
          </w:rPr>
          <w:t>categoriaDTOList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29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030" w:author="Carlos Rosales" w:date="2025-07-28T07:07:00Z">
              <w:rPr>
                <w:color w:val="080808"/>
              </w:rPr>
            </w:rPrChange>
          </w:rPr>
          <w:t xml:space="preserve">=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031" w:author="Carlos Rosales" w:date="2025-07-28T07:07:00Z">
              <w:rPr>
                <w:color w:val="871094"/>
              </w:rPr>
            </w:rPrChange>
          </w:rPr>
          <w:t>categoriaService</w:t>
        </w:r>
        <w:r w:rsidRPr="00B978A8">
          <w:rPr>
            <w:color w:val="080808"/>
            <w:sz w:val="16"/>
            <w:szCs w:val="16"/>
            <w:lang w:val="en-US"/>
            <w:rPrChange w:id="3032" w:author="Carlos Rosales" w:date="2025-07-28T07:07:00Z">
              <w:rPr>
                <w:color w:val="080808"/>
              </w:rPr>
            </w:rPrChange>
          </w:rPr>
          <w:t>.findAll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33" w:author="Carlos Rosales" w:date="2025-07-28T07:07:00Z">
              <w:rPr>
                <w:color w:val="080808"/>
              </w:rPr>
            </w:rPrChange>
          </w:rPr>
          <w:t>();</w:t>
        </w:r>
        <w:r w:rsidRPr="00B978A8">
          <w:rPr>
            <w:color w:val="080808"/>
            <w:sz w:val="16"/>
            <w:szCs w:val="16"/>
            <w:lang w:val="en-US"/>
            <w:rPrChange w:id="3034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33B3"/>
            <w:sz w:val="16"/>
            <w:szCs w:val="16"/>
            <w:lang w:val="en-US"/>
            <w:rPrChange w:id="3035" w:author="Carlos Rosales" w:date="2025-07-28T07:07:00Z">
              <w:rPr>
                <w:color w:val="0033B3"/>
              </w:rPr>
            </w:rPrChange>
          </w:rPr>
          <w:t xml:space="preserve">return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36" w:author="Carlos Rosales" w:date="2025-07-28T07:07:00Z">
              <w:rPr>
                <w:color w:val="000000"/>
              </w:rPr>
            </w:rPrChange>
          </w:rPr>
          <w:t>ResponseEntity</w:t>
        </w:r>
        <w:r w:rsidRPr="00B978A8">
          <w:rPr>
            <w:color w:val="080808"/>
            <w:sz w:val="16"/>
            <w:szCs w:val="16"/>
            <w:lang w:val="en-US"/>
            <w:rPrChange w:id="3037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080808"/>
            <w:sz w:val="16"/>
            <w:szCs w:val="16"/>
            <w:lang w:val="en-US"/>
            <w:rPrChange w:id="3038" w:author="Carlos Rosales" w:date="2025-07-28T07:07:00Z">
              <w:rPr>
                <w:i/>
                <w:iCs/>
                <w:color w:val="080808"/>
              </w:rPr>
            </w:rPrChange>
          </w:rPr>
          <w:t>ok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39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40" w:author="Carlos Rosales" w:date="2025-07-28T07:07:00Z">
              <w:rPr>
                <w:color w:val="000000"/>
              </w:rPr>
            </w:rPrChange>
          </w:rPr>
          <w:t>categoriaDTOList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41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042" w:author="Carlos Rosales" w:date="2025-07-28T07:07:00Z">
              <w:rPr>
                <w:color w:val="080808"/>
              </w:rPr>
            </w:rPrChange>
          </w:rPr>
          <w:br/>
          <w:t xml:space="preserve">    }</w:t>
        </w:r>
        <w:r w:rsidRPr="00B978A8">
          <w:rPr>
            <w:color w:val="080808"/>
            <w:sz w:val="16"/>
            <w:szCs w:val="16"/>
            <w:lang w:val="en-US"/>
            <w:rPrChange w:id="304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044" w:author="Carlos Rosales" w:date="2025-07-28T07:07:00Z">
              <w:rPr>
                <w:color w:val="9E880D"/>
              </w:rPr>
            </w:rPrChange>
          </w:rPr>
          <w:t>@PostMapping</w:t>
        </w:r>
        <w:r w:rsidRPr="00B978A8">
          <w:rPr>
            <w:color w:val="080808"/>
            <w:sz w:val="16"/>
            <w:szCs w:val="16"/>
            <w:lang w:val="en-US"/>
            <w:rPrChange w:id="3045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046" w:author="Carlos Rosales" w:date="2025-07-28T07:07:00Z">
              <w:rPr>
                <w:color w:val="067D17"/>
              </w:rPr>
            </w:rPrChange>
          </w:rPr>
          <w:t>"/categorias"</w:t>
        </w:r>
        <w:r w:rsidRPr="00B978A8">
          <w:rPr>
            <w:color w:val="080808"/>
            <w:sz w:val="16"/>
            <w:szCs w:val="16"/>
            <w:lang w:val="en-US"/>
            <w:rPrChange w:id="304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3048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049" w:author="Carlos Rosales" w:date="2025-07-28T07:07:00Z">
              <w:rPr>
                <w:color w:val="0033B3"/>
              </w:rPr>
            </w:rPrChange>
          </w:rPr>
          <w:t xml:space="preserve">public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50" w:author="Carlos Rosales" w:date="2025-07-28T07:07:00Z">
              <w:rPr>
                <w:color w:val="000000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51" w:author="Carlos Rosales" w:date="2025-07-28T07:07:00Z">
              <w:rPr>
                <w:color w:val="080808"/>
              </w:rPr>
            </w:rPrChange>
          </w:rPr>
          <w:t xml:space="preserve">&lt;?&gt; </w:t>
        </w:r>
        <w:r w:rsidRPr="00B978A8">
          <w:rPr>
            <w:color w:val="00627A"/>
            <w:sz w:val="16"/>
            <w:szCs w:val="16"/>
            <w:lang w:val="en-US"/>
            <w:rPrChange w:id="3052" w:author="Carlos Rosales" w:date="2025-07-28T07:07:00Z">
              <w:rPr>
                <w:color w:val="00627A"/>
              </w:rPr>
            </w:rPrChange>
          </w:rPr>
          <w:t>save</w:t>
        </w:r>
        <w:r w:rsidRPr="00B978A8">
          <w:rPr>
            <w:color w:val="080808"/>
            <w:sz w:val="16"/>
            <w:szCs w:val="16"/>
            <w:lang w:val="en-US"/>
            <w:rPrChange w:id="3053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9E880D"/>
            <w:sz w:val="16"/>
            <w:szCs w:val="16"/>
            <w:lang w:val="en-US"/>
            <w:rPrChange w:id="3054" w:author="Carlos Rosales" w:date="2025-07-28T07:07:00Z">
              <w:rPr>
                <w:color w:val="9E880D"/>
              </w:rPr>
            </w:rPrChange>
          </w:rPr>
          <w:t xml:space="preserve">@RequestBody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55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56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57" w:author="Carlos Rosales" w:date="2025-07-28T07:07:00Z">
              <w:rPr>
                <w:color w:val="000000"/>
              </w:rPr>
            </w:rPrChange>
          </w:rPr>
          <w:t>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58" w:author="Carlos Rosales" w:date="2025-07-28T07:07:00Z">
              <w:rPr>
                <w:color w:val="080808"/>
              </w:rPr>
            </w:rPrChange>
          </w:rPr>
          <w:t>){</w:t>
        </w:r>
        <w:r w:rsidRPr="00B978A8">
          <w:rPr>
            <w:color w:val="080808"/>
            <w:sz w:val="16"/>
            <w:szCs w:val="16"/>
            <w:lang w:val="en-US"/>
            <w:rPrChange w:id="3059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60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61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62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63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064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0033B3"/>
            <w:sz w:val="16"/>
            <w:szCs w:val="16"/>
            <w:lang w:val="en-US"/>
            <w:rPrChange w:id="3065" w:author="Carlos Rosales" w:date="2025-07-28T07:07:00Z">
              <w:rPr>
                <w:color w:val="0033B3"/>
              </w:rPr>
            </w:rPrChange>
          </w:rPr>
          <w:t xml:space="preserve">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066" w:author="Carlos Rosales" w:date="2025-07-28T07:07:00Z">
              <w:rPr>
                <w:color w:val="080808"/>
              </w:rPr>
            </w:rPrChange>
          </w:rPr>
          <w:t>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67" w:author="Carlos Rosales" w:date="2025-07-28T07:07:00Z">
              <w:rPr>
                <w:color w:val="080808"/>
              </w:rPr>
            </w:rPrChange>
          </w:rPr>
          <w:t>();</w:t>
        </w:r>
        <w:r w:rsidRPr="00B978A8">
          <w:rPr>
            <w:color w:val="080808"/>
            <w:sz w:val="16"/>
            <w:szCs w:val="16"/>
            <w:lang w:val="en-US"/>
            <w:rPrChange w:id="306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069" w:author="Carlos Rosales" w:date="2025-07-28T07:07:00Z">
              <w:rPr>
                <w:color w:val="080808"/>
              </w:rPr>
            </w:rPrChange>
          </w:rPr>
          <w:lastRenderedPageBreak/>
          <w:t xml:space="preserve">        </w:t>
        </w:r>
        <w:r w:rsidRPr="00B978A8">
          <w:rPr>
            <w:color w:val="000000"/>
            <w:sz w:val="16"/>
            <w:szCs w:val="16"/>
            <w:lang w:val="en-US"/>
            <w:rPrChange w:id="3070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071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072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073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00000"/>
            <w:sz w:val="16"/>
            <w:szCs w:val="16"/>
            <w:lang w:val="en-US"/>
            <w:rPrChange w:id="3074" w:author="Carlos Rosales" w:date="2025-07-28T07:07:00Z">
              <w:rPr>
                <w:color w:val="000000"/>
              </w:rPr>
            </w:rPrChange>
          </w:rPr>
          <w:t>Object</w:t>
        </w:r>
        <w:r w:rsidRPr="00B978A8">
          <w:rPr>
            <w:color w:val="080808"/>
            <w:sz w:val="16"/>
            <w:szCs w:val="16"/>
            <w:lang w:val="en-US"/>
            <w:rPrChange w:id="3075" w:author="Carlos Rosales" w:date="2025-07-28T07:07:00Z">
              <w:rPr>
                <w:color w:val="080808"/>
              </w:rPr>
            </w:rPrChange>
          </w:rPr>
          <w:t xml:space="preserve">&gt; </w:t>
        </w:r>
        <w:r w:rsidRPr="00B978A8">
          <w:rPr>
            <w:color w:val="000000"/>
            <w:sz w:val="16"/>
            <w:szCs w:val="16"/>
            <w:lang w:val="en-US"/>
            <w:rPrChange w:id="3076" w:author="Carlos Rosales" w:date="2025-07-28T07:07:00Z">
              <w:rPr>
                <w:color w:val="000000"/>
              </w:rPr>
            </w:rPrChange>
          </w:rPr>
          <w:t xml:space="preserve">response </w:t>
        </w:r>
        <w:r w:rsidRPr="00B978A8">
          <w:rPr>
            <w:color w:val="080808"/>
            <w:sz w:val="16"/>
            <w:szCs w:val="16"/>
            <w:lang w:val="en-US"/>
            <w:rPrChange w:id="3077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0033B3"/>
            <w:sz w:val="16"/>
            <w:szCs w:val="16"/>
            <w:lang w:val="en-US"/>
            <w:rPrChange w:id="3078" w:author="Carlos Rosales" w:date="2025-07-28T07:07:00Z">
              <w:rPr>
                <w:color w:val="0033B3"/>
              </w:rPr>
            </w:rPrChange>
          </w:rPr>
          <w:t xml:space="preserve">new </w:t>
        </w:r>
        <w:r w:rsidRPr="00B978A8">
          <w:rPr>
            <w:color w:val="080808"/>
            <w:sz w:val="16"/>
            <w:szCs w:val="16"/>
            <w:lang w:val="en-US"/>
            <w:rPrChange w:id="3079" w:author="Carlos Rosales" w:date="2025-07-28T07:07:00Z">
              <w:rPr>
                <w:color w:val="080808"/>
              </w:rPr>
            </w:rPrChange>
          </w:rPr>
          <w:t>HashMap&lt;&gt;();</w:t>
        </w:r>
        <w:r w:rsidRPr="00B978A8">
          <w:rPr>
            <w:color w:val="080808"/>
            <w:sz w:val="16"/>
            <w:szCs w:val="16"/>
            <w:lang w:val="en-US"/>
            <w:rPrChange w:id="3080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33B3"/>
            <w:sz w:val="16"/>
            <w:szCs w:val="16"/>
            <w:lang w:val="en-US"/>
            <w:rPrChange w:id="3081" w:author="Carlos Rosales" w:date="2025-07-28T07:07:00Z">
              <w:rPr>
                <w:color w:val="0033B3"/>
              </w:rPr>
            </w:rPrChange>
          </w:rPr>
          <w:t>try</w:t>
        </w:r>
        <w:r w:rsidRPr="00B978A8">
          <w:rPr>
            <w:color w:val="080808"/>
            <w:sz w:val="16"/>
            <w:szCs w:val="16"/>
            <w:lang w:val="en-US"/>
            <w:rPrChange w:id="3082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sz w:val="16"/>
            <w:szCs w:val="16"/>
            <w:lang w:val="en-US"/>
            <w:rPrChange w:id="3083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84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85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86" w:author="Carlos Rosales" w:date="2025-07-28T07:07:00Z">
              <w:rPr>
                <w:color w:val="000000"/>
              </w:rPr>
            </w:rPrChange>
          </w:rPr>
          <w:t>catExiste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87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088" w:author="Carlos Rosales" w:date="2025-07-28T07:07:00Z">
              <w:rPr>
                <w:color w:val="080808"/>
              </w:rPr>
            </w:rPrChange>
          </w:rPr>
          <w:t xml:space="preserve">=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089" w:author="Carlos Rosales" w:date="2025-07-28T07:07:00Z">
              <w:rPr>
                <w:color w:val="871094"/>
              </w:rPr>
            </w:rPrChange>
          </w:rPr>
          <w:t>categoriaService</w:t>
        </w:r>
        <w:r w:rsidRPr="00B978A8">
          <w:rPr>
            <w:color w:val="080808"/>
            <w:sz w:val="16"/>
            <w:szCs w:val="16"/>
            <w:lang w:val="en-US"/>
            <w:rPrChange w:id="3090" w:author="Carlos Rosales" w:date="2025-07-28T07:07:00Z">
              <w:rPr>
                <w:color w:val="080808"/>
              </w:rPr>
            </w:rPrChange>
          </w:rPr>
          <w:t>.findByNombre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91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92" w:author="Carlos Rosales" w:date="2025-07-28T07:07:00Z">
              <w:rPr>
                <w:color w:val="000000"/>
              </w:rPr>
            </w:rPrChange>
          </w:rPr>
          <w:t>dto</w:t>
        </w:r>
        <w:r w:rsidRPr="00B978A8">
          <w:rPr>
            <w:color w:val="080808"/>
            <w:sz w:val="16"/>
            <w:szCs w:val="16"/>
            <w:lang w:val="en-US"/>
            <w:rPrChange w:id="3093" w:author="Carlos Rosales" w:date="2025-07-28T07:07:00Z">
              <w:rPr>
                <w:color w:val="080808"/>
              </w:rPr>
            </w:rPrChange>
          </w:rPr>
          <w:t>.getNombre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094" w:author="Carlos Rosales" w:date="2025-07-28T07:07:00Z">
              <w:rPr>
                <w:color w:val="080808"/>
              </w:rPr>
            </w:rPrChange>
          </w:rPr>
          <w:t>());</w:t>
        </w:r>
        <w:r w:rsidRPr="00B978A8">
          <w:rPr>
            <w:color w:val="080808"/>
            <w:sz w:val="16"/>
            <w:szCs w:val="16"/>
            <w:lang w:val="en-US"/>
            <w:rPrChange w:id="3095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r w:rsidRPr="00B978A8">
          <w:rPr>
            <w:color w:val="0033B3"/>
            <w:sz w:val="16"/>
            <w:szCs w:val="16"/>
            <w:lang w:val="en-US"/>
            <w:rPrChange w:id="3096" w:author="Carlos Rosales" w:date="2025-07-28T07:07:00Z">
              <w:rPr>
                <w:color w:val="0033B3"/>
              </w:rPr>
            </w:rPrChange>
          </w:rPr>
          <w:t xml:space="preserve">if </w:t>
        </w:r>
        <w:r w:rsidRPr="00B978A8">
          <w:rPr>
            <w:color w:val="080808"/>
            <w:sz w:val="16"/>
            <w:szCs w:val="16"/>
            <w:lang w:val="en-US"/>
            <w:rPrChange w:id="3097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098" w:author="Carlos Rosales" w:date="2025-07-28T07:07:00Z">
              <w:rPr>
                <w:color w:val="000000"/>
              </w:rPr>
            </w:rPrChange>
          </w:rPr>
          <w:t>catExiste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099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100" w:author="Carlos Rosales" w:date="2025-07-28T07:07:00Z">
              <w:rPr>
                <w:color w:val="080808"/>
              </w:rPr>
            </w:rPrChange>
          </w:rPr>
          <w:t xml:space="preserve">!= </w:t>
        </w:r>
        <w:r w:rsidRPr="00B978A8">
          <w:rPr>
            <w:color w:val="0033B3"/>
            <w:sz w:val="16"/>
            <w:szCs w:val="16"/>
            <w:lang w:val="en-US"/>
            <w:rPrChange w:id="3101" w:author="Carlos Rosales" w:date="2025-07-28T07:07:00Z">
              <w:rPr>
                <w:color w:val="0033B3"/>
              </w:rPr>
            </w:rPrChange>
          </w:rPr>
          <w:t xml:space="preserve">null </w:t>
        </w:r>
        <w:r w:rsidRPr="00B978A8">
          <w:rPr>
            <w:color w:val="080808"/>
            <w:sz w:val="16"/>
            <w:szCs w:val="16"/>
            <w:lang w:val="en-US"/>
            <w:rPrChange w:id="3102" w:author="Carlos Rosales" w:date="2025-07-28T07:07:00Z">
              <w:rPr>
                <w:color w:val="080808"/>
              </w:rPr>
            </w:rPrChange>
          </w:rPr>
          <w:t xml:space="preserve">&amp;&amp;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03" w:author="Carlos Rosales" w:date="2025-07-28T07:07:00Z">
              <w:rPr>
                <w:color w:val="000000"/>
              </w:rPr>
            </w:rPrChange>
          </w:rPr>
          <w:t>dto</w:t>
        </w:r>
        <w:r w:rsidRPr="00B978A8">
          <w:rPr>
            <w:color w:val="080808"/>
            <w:sz w:val="16"/>
            <w:szCs w:val="16"/>
            <w:lang w:val="en-US"/>
            <w:rPrChange w:id="3104" w:author="Carlos Rosales" w:date="2025-07-28T07:07:00Z">
              <w:rPr>
                <w:color w:val="080808"/>
              </w:rPr>
            </w:rPrChange>
          </w:rPr>
          <w:t>.getId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05" w:author="Carlos Rosales" w:date="2025-07-28T07:07:00Z">
              <w:rPr>
                <w:color w:val="080808"/>
              </w:rPr>
            </w:rPrChange>
          </w:rPr>
          <w:t xml:space="preserve">() == </w:t>
        </w:r>
        <w:r w:rsidRPr="00B978A8">
          <w:rPr>
            <w:color w:val="0033B3"/>
            <w:sz w:val="16"/>
            <w:szCs w:val="16"/>
            <w:lang w:val="en-US"/>
            <w:rPrChange w:id="3106" w:author="Carlos Rosales" w:date="2025-07-28T07:07:00Z">
              <w:rPr>
                <w:color w:val="0033B3"/>
              </w:rPr>
            </w:rPrChange>
          </w:rPr>
          <w:t>null</w:t>
        </w:r>
        <w:r w:rsidRPr="00B978A8">
          <w:rPr>
            <w:color w:val="080808"/>
            <w:sz w:val="16"/>
            <w:szCs w:val="16"/>
            <w:lang w:val="en-US"/>
            <w:rPrChange w:id="3107" w:author="Carlos Rosales" w:date="2025-07-28T07:07:00Z">
              <w:rPr>
                <w:color w:val="080808"/>
              </w:rPr>
            </w:rPrChange>
          </w:rPr>
          <w:t>) {</w:t>
        </w:r>
        <w:r w:rsidRPr="00B978A8">
          <w:rPr>
            <w:color w:val="080808"/>
            <w:sz w:val="16"/>
            <w:szCs w:val="16"/>
            <w:lang w:val="en-US"/>
            <w:rPrChange w:id="3108" w:author="Carlos Rosales" w:date="2025-07-28T07:07:00Z">
              <w:rPr>
                <w:color w:val="080808"/>
              </w:rPr>
            </w:rPrChange>
          </w:rPr>
          <w:br/>
          <w:t xml:space="preserve">    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09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110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11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112" w:author="Carlos Rosales" w:date="2025-07-28T07:07:00Z">
              <w:rPr>
                <w:color w:val="067D17"/>
              </w:rPr>
            </w:rPrChange>
          </w:rPr>
          <w:t>"message"</w:t>
        </w:r>
        <w:r w:rsidRPr="00B978A8">
          <w:rPr>
            <w:color w:val="080808"/>
            <w:sz w:val="16"/>
            <w:szCs w:val="16"/>
            <w:lang w:val="en-US"/>
            <w:rPrChange w:id="3113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67D17"/>
            <w:sz w:val="16"/>
            <w:szCs w:val="16"/>
            <w:lang w:val="en-US"/>
            <w:rPrChange w:id="3114" w:author="Carlos Rosales" w:date="2025-07-28T07:07:00Z">
              <w:rPr>
                <w:color w:val="067D17"/>
              </w:rPr>
            </w:rPrChange>
          </w:rPr>
          <w:t xml:space="preserve">"Ya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15" w:author="Carlos Rosales" w:date="2025-07-28T07:07:00Z">
              <w:rPr>
                <w:color w:val="067D17"/>
              </w:rPr>
            </w:rPrChange>
          </w:rPr>
          <w:t>existe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16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17" w:author="Carlos Rosales" w:date="2025-07-28T07:07:00Z">
              <w:rPr>
                <w:color w:val="067D17"/>
              </w:rPr>
            </w:rPrChange>
          </w:rPr>
          <w:t>una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18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19" w:author="Carlos Rosales" w:date="2025-07-28T07:07:00Z">
              <w:rPr>
                <w:color w:val="067D17"/>
              </w:rPr>
            </w:rPrChange>
          </w:rPr>
          <w:t>categoria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20" w:author="Carlos Rosales" w:date="2025-07-28T07:07:00Z">
              <w:rPr>
                <w:color w:val="067D17"/>
              </w:rPr>
            </w:rPrChange>
          </w:rPr>
          <w:t xml:space="preserve"> con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21" w:author="Carlos Rosales" w:date="2025-07-28T07:07:00Z">
              <w:rPr>
                <w:color w:val="067D17"/>
              </w:rPr>
            </w:rPrChange>
          </w:rPr>
          <w:t>este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22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23" w:author="Carlos Rosales" w:date="2025-07-28T07:07:00Z">
              <w:rPr>
                <w:color w:val="067D17"/>
              </w:rPr>
            </w:rPrChange>
          </w:rPr>
          <w:t>nombre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24" w:author="Carlos Rosales" w:date="2025-07-28T07:07:00Z">
              <w:rPr>
                <w:color w:val="067D17"/>
              </w:rPr>
            </w:rPrChange>
          </w:rPr>
          <w:t xml:space="preserve">,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25" w:author="Carlos Rosales" w:date="2025-07-28T07:07:00Z">
              <w:rPr>
                <w:color w:val="067D17"/>
              </w:rPr>
            </w:rPrChange>
          </w:rPr>
          <w:t>digite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26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27" w:author="Carlos Rosales" w:date="2025-07-28T07:07:00Z">
              <w:rPr>
                <w:color w:val="067D17"/>
              </w:rPr>
            </w:rPrChange>
          </w:rPr>
          <w:t>otro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28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129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30" w:author="Carlos Rosales" w:date="2025-07-28T07:07:00Z">
              <w:rPr>
                <w:color w:val="080808"/>
              </w:rPr>
            </w:rPrChange>
          </w:rPr>
          <w:br/>
          <w:t xml:space="preserve">                </w:t>
        </w:r>
        <w:r w:rsidRPr="00B978A8">
          <w:rPr>
            <w:color w:val="0033B3"/>
            <w:sz w:val="16"/>
            <w:szCs w:val="16"/>
            <w:lang w:val="en-US"/>
            <w:rPrChange w:id="3131" w:author="Carlos Rosales" w:date="2025-07-28T07:07:00Z">
              <w:rPr>
                <w:color w:val="0033B3"/>
              </w:rPr>
            </w:rPrChange>
          </w:rPr>
          <w:t xml:space="preserve">return 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132" w:author="Carlos Rosales" w:date="2025-07-28T07:07:00Z">
              <w:rPr>
                <w:color w:val="080808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33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134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135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36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137" w:author="Carlos Rosales" w:date="2025-07-28T07:07:00Z">
              <w:rPr>
                <w:color w:val="080808"/>
              </w:rPr>
            </w:rPrChange>
          </w:rPr>
          <w:t>,</w:t>
        </w:r>
        <w:r w:rsidRPr="00B978A8">
          <w:rPr>
            <w:color w:val="000000"/>
            <w:sz w:val="16"/>
            <w:szCs w:val="16"/>
            <w:lang w:val="en-US"/>
            <w:rPrChange w:id="3138" w:author="Carlos Rosales" w:date="2025-07-28T07:07:00Z">
              <w:rPr>
                <w:color w:val="000000"/>
              </w:rPr>
            </w:rPrChange>
          </w:rPr>
          <w:t>Object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39" w:author="Carlos Rosales" w:date="2025-07-28T07:07:00Z">
              <w:rPr>
                <w:color w:val="080808"/>
              </w:rPr>
            </w:rPrChange>
          </w:rPr>
          <w:t>&gt;&gt;(</w:t>
        </w:r>
        <w:r w:rsidRPr="00B978A8">
          <w:rPr>
            <w:color w:val="000000"/>
            <w:sz w:val="16"/>
            <w:szCs w:val="16"/>
            <w:lang w:val="en-US"/>
            <w:rPrChange w:id="3140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141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42" w:author="Carlos Rosales" w:date="2025-07-28T07:07:00Z">
              <w:rPr>
                <w:color w:val="000000"/>
              </w:rPr>
            </w:rPrChange>
          </w:rPr>
          <w:t>HttpStatus</w:t>
        </w:r>
        <w:r w:rsidRPr="00B978A8">
          <w:rPr>
            <w:color w:val="080808"/>
            <w:sz w:val="16"/>
            <w:szCs w:val="16"/>
            <w:lang w:val="en-US"/>
            <w:rPrChange w:id="3143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sz w:val="16"/>
            <w:szCs w:val="16"/>
            <w:lang w:val="en-US"/>
            <w:rPrChange w:id="3144" w:author="Carlos Rosales" w:date="2025-07-28T07:07:00Z">
              <w:rPr>
                <w:i/>
                <w:iCs/>
                <w:color w:val="871094"/>
              </w:rPr>
            </w:rPrChange>
          </w:rPr>
          <w:t>CONFLICT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45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46" w:author="Carlos Rosales" w:date="2025-07-28T07:07:00Z">
              <w:rPr>
                <w:color w:val="080808"/>
              </w:rPr>
            </w:rPrChange>
          </w:rPr>
          <w:br/>
          <w:t xml:space="preserve">            }</w:t>
        </w:r>
        <w:r w:rsidRPr="00B978A8">
          <w:rPr>
            <w:color w:val="080808"/>
            <w:sz w:val="16"/>
            <w:szCs w:val="16"/>
            <w:lang w:val="en-US"/>
            <w:rPrChange w:id="3147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48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149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150" w:author="Carlos Rosales" w:date="2025-07-28T07:07:00Z">
              <w:rPr>
                <w:color w:val="080808"/>
              </w:rPr>
            </w:rPrChange>
          </w:rPr>
          <w:t xml:space="preserve">=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151" w:author="Carlos Rosales" w:date="2025-07-28T07:07:00Z">
              <w:rPr>
                <w:color w:val="871094"/>
              </w:rPr>
            </w:rPrChange>
          </w:rPr>
          <w:t>categoriaService</w:t>
        </w:r>
        <w:r w:rsidRPr="00B978A8">
          <w:rPr>
            <w:color w:val="080808"/>
            <w:sz w:val="16"/>
            <w:szCs w:val="16"/>
            <w:lang w:val="en-US"/>
            <w:rPrChange w:id="3152" w:author="Carlos Rosales" w:date="2025-07-28T07:07:00Z">
              <w:rPr>
                <w:color w:val="080808"/>
              </w:rPr>
            </w:rPrChange>
          </w:rPr>
          <w:t>.save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53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54" w:author="Carlos Rosales" w:date="2025-07-28T07:07:00Z">
              <w:rPr>
                <w:color w:val="000000"/>
              </w:rPr>
            </w:rPrChange>
          </w:rPr>
          <w:t>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55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56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57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158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59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160" w:author="Carlos Rosales" w:date="2025-07-28T07:07:00Z">
              <w:rPr>
                <w:color w:val="067D17"/>
              </w:rPr>
            </w:rPrChange>
          </w:rPr>
          <w:t>"message"</w:t>
        </w:r>
        <w:r w:rsidRPr="00B978A8">
          <w:rPr>
            <w:color w:val="080808"/>
            <w:sz w:val="16"/>
            <w:szCs w:val="16"/>
            <w:lang w:val="en-US"/>
            <w:rPrChange w:id="3161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67D17"/>
            <w:sz w:val="16"/>
            <w:szCs w:val="16"/>
            <w:lang w:val="en-US"/>
            <w:rPrChange w:id="3162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63" w:author="Carlos Rosales" w:date="2025-07-28T07:07:00Z">
              <w:rPr>
                <w:color w:val="067D17"/>
              </w:rPr>
            </w:rPrChange>
          </w:rPr>
          <w:t>Categoria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64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65" w:author="Carlos Rosales" w:date="2025-07-28T07:07:00Z">
              <w:rPr>
                <w:color w:val="067D17"/>
              </w:rPr>
            </w:rPrChange>
          </w:rPr>
          <w:t>guardada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66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67" w:author="Carlos Rosales" w:date="2025-07-28T07:07:00Z">
              <w:rPr>
                <w:color w:val="067D17"/>
              </w:rPr>
            </w:rPrChange>
          </w:rPr>
          <w:t>correctamente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68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169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70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71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172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73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174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175" w:author="Carlos Rosales" w:date="2025-07-28T07:07:00Z">
              <w:rPr>
                <w:color w:val="067D17"/>
              </w:rPr>
            </w:rPrChange>
          </w:rPr>
          <w:t>categoria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176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177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78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79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80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r w:rsidRPr="00B978A8">
          <w:rPr>
            <w:color w:val="0033B3"/>
            <w:sz w:val="16"/>
            <w:szCs w:val="16"/>
            <w:lang w:val="en-US"/>
            <w:rPrChange w:id="3181" w:author="Carlos Rosales" w:date="2025-07-28T07:07:00Z">
              <w:rPr>
                <w:color w:val="0033B3"/>
              </w:rPr>
            </w:rPrChange>
          </w:rPr>
          <w:t xml:space="preserve">return 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182" w:author="Carlos Rosales" w:date="2025-07-28T07:07:00Z">
              <w:rPr>
                <w:color w:val="080808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83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184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185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86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187" w:author="Carlos Rosales" w:date="2025-07-28T07:07:00Z">
              <w:rPr>
                <w:color w:val="080808"/>
              </w:rPr>
            </w:rPrChange>
          </w:rPr>
          <w:t>,</w:t>
        </w:r>
        <w:r w:rsidRPr="00B978A8">
          <w:rPr>
            <w:color w:val="000000"/>
            <w:sz w:val="16"/>
            <w:szCs w:val="16"/>
            <w:lang w:val="en-US"/>
            <w:rPrChange w:id="3188" w:author="Carlos Rosales" w:date="2025-07-28T07:07:00Z">
              <w:rPr>
                <w:color w:val="000000"/>
              </w:rPr>
            </w:rPrChange>
          </w:rPr>
          <w:t>Object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89" w:author="Carlos Rosales" w:date="2025-07-28T07:07:00Z">
              <w:rPr>
                <w:color w:val="080808"/>
              </w:rPr>
            </w:rPrChange>
          </w:rPr>
          <w:t>&gt;&gt;(</w:t>
        </w:r>
        <w:r w:rsidRPr="00B978A8">
          <w:rPr>
            <w:color w:val="000000"/>
            <w:sz w:val="16"/>
            <w:szCs w:val="16"/>
            <w:lang w:val="en-US"/>
            <w:rPrChange w:id="3190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191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92" w:author="Carlos Rosales" w:date="2025-07-28T07:07:00Z">
              <w:rPr>
                <w:color w:val="000000"/>
              </w:rPr>
            </w:rPrChange>
          </w:rPr>
          <w:t>HttpStatus</w:t>
        </w:r>
        <w:r w:rsidRPr="00B978A8">
          <w:rPr>
            <w:color w:val="080808"/>
            <w:sz w:val="16"/>
            <w:szCs w:val="16"/>
            <w:lang w:val="en-US"/>
            <w:rPrChange w:id="3193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sz w:val="16"/>
            <w:szCs w:val="16"/>
            <w:lang w:val="en-US"/>
            <w:rPrChange w:id="3194" w:author="Carlos Rosales" w:date="2025-07-28T07:07:00Z">
              <w:rPr>
                <w:i/>
                <w:iCs/>
                <w:color w:val="871094"/>
              </w:rPr>
            </w:rPrChange>
          </w:rPr>
          <w:t>CREATED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195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196" w:author="Carlos Rosales" w:date="2025-07-28T07:07:00Z">
              <w:rPr>
                <w:color w:val="080808"/>
              </w:rPr>
            </w:rPrChange>
          </w:rPr>
          <w:br/>
          <w:t xml:space="preserve">        }</w:t>
        </w:r>
        <w:r w:rsidRPr="00B978A8">
          <w:rPr>
            <w:color w:val="0033B3"/>
            <w:sz w:val="16"/>
            <w:szCs w:val="16"/>
            <w:lang w:val="en-US"/>
            <w:rPrChange w:id="3197" w:author="Carlos Rosales" w:date="2025-07-28T07:07:00Z">
              <w:rPr>
                <w:color w:val="0033B3"/>
              </w:rPr>
            </w:rPrChange>
          </w:rPr>
          <w:t xml:space="preserve">catch </w:t>
        </w:r>
        <w:r w:rsidRPr="00B978A8">
          <w:rPr>
            <w:color w:val="080808"/>
            <w:sz w:val="16"/>
            <w:szCs w:val="16"/>
            <w:lang w:val="en-US"/>
            <w:rPrChange w:id="3198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199" w:author="Carlos Rosales" w:date="2025-07-28T07:07:00Z">
              <w:rPr>
                <w:color w:val="000000"/>
              </w:rPr>
            </w:rPrChange>
          </w:rPr>
          <w:t>DataAccessException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200" w:author="Carlos Rosales" w:date="2025-07-28T07:07:00Z">
              <w:rPr>
                <w:color w:val="000000"/>
              </w:rPr>
            </w:rPrChange>
          </w:rPr>
          <w:t xml:space="preserve"> e</w:t>
        </w:r>
        <w:r w:rsidRPr="00B978A8">
          <w:rPr>
            <w:color w:val="080808"/>
            <w:sz w:val="16"/>
            <w:szCs w:val="16"/>
            <w:lang w:val="en-US"/>
            <w:rPrChange w:id="3201" w:author="Carlos Rosales" w:date="2025-07-28T07:07:00Z">
              <w:rPr>
                <w:color w:val="080808"/>
              </w:rPr>
            </w:rPrChange>
          </w:rPr>
          <w:t>) {</w:t>
        </w:r>
        <w:r w:rsidRPr="00B978A8">
          <w:rPr>
            <w:color w:val="080808"/>
            <w:sz w:val="16"/>
            <w:szCs w:val="16"/>
            <w:lang w:val="en-US"/>
            <w:rPrChange w:id="3202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03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204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05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206" w:author="Carlos Rosales" w:date="2025-07-28T07:07:00Z">
              <w:rPr>
                <w:color w:val="067D17"/>
              </w:rPr>
            </w:rPrChange>
          </w:rPr>
          <w:t>"message"</w:t>
        </w:r>
        <w:r w:rsidRPr="00B978A8">
          <w:rPr>
            <w:color w:val="080808"/>
            <w:sz w:val="16"/>
            <w:szCs w:val="16"/>
            <w:lang w:val="en-US"/>
            <w:rPrChange w:id="3207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67D17"/>
            <w:sz w:val="16"/>
            <w:szCs w:val="16"/>
            <w:lang w:val="en-US"/>
            <w:rPrChange w:id="3208" w:author="Carlos Rosales" w:date="2025-07-28T07:07:00Z">
              <w:rPr>
                <w:color w:val="067D17"/>
              </w:rPr>
            </w:rPrChange>
          </w:rPr>
          <w:t xml:space="preserve">"Error al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209" w:author="Carlos Rosales" w:date="2025-07-28T07:07:00Z">
              <w:rPr>
                <w:color w:val="067D17"/>
              </w:rPr>
            </w:rPrChange>
          </w:rPr>
          <w:t>insertar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210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211" w:author="Carlos Rosales" w:date="2025-07-28T07:07:00Z">
              <w:rPr>
                <w:color w:val="067D17"/>
              </w:rPr>
            </w:rPrChange>
          </w:rPr>
          <w:t>el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212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213" w:author="Carlos Rosales" w:date="2025-07-28T07:07:00Z">
              <w:rPr>
                <w:color w:val="067D17"/>
              </w:rPr>
            </w:rPrChange>
          </w:rPr>
          <w:t>registro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214" w:author="Carlos Rosales" w:date="2025-07-28T07:07:00Z">
              <w:rPr>
                <w:color w:val="067D17"/>
              </w:rPr>
            </w:rPrChange>
          </w:rPr>
          <w:t xml:space="preserve">,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215" w:author="Carlos Rosales" w:date="2025-07-28T07:07:00Z">
              <w:rPr>
                <w:color w:val="067D17"/>
              </w:rPr>
            </w:rPrChange>
          </w:rPr>
          <w:t>intente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216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217" w:author="Carlos Rosales" w:date="2025-07-28T07:07:00Z">
              <w:rPr>
                <w:color w:val="067D17"/>
              </w:rPr>
            </w:rPrChange>
          </w:rPr>
          <w:t>nuevamente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218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219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220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21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222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23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224" w:author="Carlos Rosales" w:date="2025-07-28T07:07:00Z">
              <w:rPr>
                <w:color w:val="067D17"/>
              </w:rPr>
            </w:rPrChange>
          </w:rPr>
          <w:t>"error"</w:t>
        </w:r>
        <w:r w:rsidRPr="00B978A8">
          <w:rPr>
            <w:color w:val="080808"/>
            <w:sz w:val="16"/>
            <w:szCs w:val="16"/>
            <w:lang w:val="en-US"/>
            <w:rPrChange w:id="3225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26" w:author="Carlos Rosales" w:date="2025-07-28T07:07:00Z">
              <w:rPr>
                <w:color w:val="000000"/>
              </w:rPr>
            </w:rPrChange>
          </w:rPr>
          <w:t>e</w:t>
        </w:r>
        <w:r w:rsidRPr="00B978A8">
          <w:rPr>
            <w:color w:val="080808"/>
            <w:sz w:val="16"/>
            <w:szCs w:val="16"/>
            <w:lang w:val="en-US"/>
            <w:rPrChange w:id="3227" w:author="Carlos Rosales" w:date="2025-07-28T07:07:00Z">
              <w:rPr>
                <w:color w:val="080808"/>
              </w:rPr>
            </w:rPrChange>
          </w:rPr>
          <w:t>.getMessage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28" w:author="Carlos Rosales" w:date="2025-07-28T07:07:00Z">
              <w:rPr>
                <w:color w:val="080808"/>
              </w:rPr>
            </w:rPrChange>
          </w:rPr>
          <w:t>());</w:t>
        </w:r>
        <w:r w:rsidRPr="00B978A8">
          <w:rPr>
            <w:color w:val="080808"/>
            <w:sz w:val="16"/>
            <w:szCs w:val="16"/>
            <w:lang w:val="en-US"/>
            <w:rPrChange w:id="3229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r w:rsidRPr="00B978A8">
          <w:rPr>
            <w:color w:val="0033B3"/>
            <w:sz w:val="16"/>
            <w:szCs w:val="16"/>
            <w:lang w:val="en-US"/>
            <w:rPrChange w:id="3230" w:author="Carlos Rosales" w:date="2025-07-28T07:07:00Z">
              <w:rPr>
                <w:color w:val="0033B3"/>
              </w:rPr>
            </w:rPrChange>
          </w:rPr>
          <w:t xml:space="preserve">return 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231" w:author="Carlos Rosales" w:date="2025-07-28T07:07:00Z">
              <w:rPr>
                <w:color w:val="080808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32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233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234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35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236" w:author="Carlos Rosales" w:date="2025-07-28T07:07:00Z">
              <w:rPr>
                <w:color w:val="080808"/>
              </w:rPr>
            </w:rPrChange>
          </w:rPr>
          <w:t>,</w:t>
        </w:r>
        <w:r w:rsidRPr="00B978A8">
          <w:rPr>
            <w:color w:val="000000"/>
            <w:sz w:val="16"/>
            <w:szCs w:val="16"/>
            <w:lang w:val="en-US"/>
            <w:rPrChange w:id="3237" w:author="Carlos Rosales" w:date="2025-07-28T07:07:00Z">
              <w:rPr>
                <w:color w:val="000000"/>
              </w:rPr>
            </w:rPrChange>
          </w:rPr>
          <w:t>Object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38" w:author="Carlos Rosales" w:date="2025-07-28T07:07:00Z">
              <w:rPr>
                <w:color w:val="080808"/>
              </w:rPr>
            </w:rPrChange>
          </w:rPr>
          <w:t>&gt;&gt;(</w:t>
        </w:r>
        <w:r w:rsidRPr="00B978A8">
          <w:rPr>
            <w:color w:val="000000"/>
            <w:sz w:val="16"/>
            <w:szCs w:val="16"/>
            <w:lang w:val="en-US"/>
            <w:rPrChange w:id="3239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240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41" w:author="Carlos Rosales" w:date="2025-07-28T07:07:00Z">
              <w:rPr>
                <w:color w:val="000000"/>
              </w:rPr>
            </w:rPrChange>
          </w:rPr>
          <w:t>HttpStatus</w:t>
        </w:r>
        <w:r w:rsidRPr="00B978A8">
          <w:rPr>
            <w:color w:val="080808"/>
            <w:sz w:val="16"/>
            <w:szCs w:val="16"/>
            <w:lang w:val="en-US"/>
            <w:rPrChange w:id="3242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sz w:val="16"/>
            <w:szCs w:val="16"/>
            <w:lang w:val="en-US"/>
            <w:rPrChange w:id="3243" w:author="Carlos Rosales" w:date="2025-07-28T07:07:00Z">
              <w:rPr>
                <w:i/>
                <w:iCs/>
                <w:color w:val="871094"/>
              </w:rPr>
            </w:rPrChange>
          </w:rPr>
          <w:t>INTERNAL_SERVER_ERROR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44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245" w:author="Carlos Rosales" w:date="2025-07-28T07:07:00Z">
              <w:rPr>
                <w:color w:val="080808"/>
              </w:rPr>
            </w:rPrChange>
          </w:rPr>
          <w:br/>
          <w:t xml:space="preserve">        }</w:t>
        </w:r>
        <w:r w:rsidRPr="00B978A8">
          <w:rPr>
            <w:color w:val="080808"/>
            <w:sz w:val="16"/>
            <w:szCs w:val="16"/>
            <w:lang w:val="en-US"/>
            <w:rPrChange w:id="3246" w:author="Carlos Rosales" w:date="2025-07-28T07:07:00Z">
              <w:rPr>
                <w:color w:val="080808"/>
              </w:rPr>
            </w:rPrChange>
          </w:rPr>
          <w:br/>
          <w:t xml:space="preserve">    }</w:t>
        </w:r>
        <w:r w:rsidRPr="00B978A8">
          <w:rPr>
            <w:color w:val="080808"/>
            <w:sz w:val="16"/>
            <w:szCs w:val="16"/>
            <w:lang w:val="en-US"/>
            <w:rPrChange w:id="3247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0DFFD628" w14:textId="77777777" w:rsidR="005D35D1" w:rsidRPr="00B978A8" w:rsidRDefault="005D35D1" w:rsidP="005D35D1">
      <w:pPr>
        <w:spacing w:line="240" w:lineRule="auto"/>
        <w:ind w:firstLine="0"/>
        <w:jc w:val="left"/>
        <w:rPr>
          <w:ins w:id="3248" w:author="Carlos Rosales" w:date="2025-07-25T08:30:00Z"/>
          <w:rFonts w:ascii="Courier New" w:eastAsia="Times New Roman" w:hAnsi="Courier New" w:cs="Courier New"/>
          <w:color w:val="080808"/>
          <w:kern w:val="0"/>
          <w:sz w:val="16"/>
          <w:szCs w:val="16"/>
          <w:lang w:val="en-US" w:eastAsia="es-SV"/>
          <w14:ligatures w14:val="none"/>
          <w:rPrChange w:id="3249" w:author="Carlos Rosales" w:date="2025-07-28T07:07:00Z">
            <w:rPr>
              <w:ins w:id="3250" w:author="Carlos Rosales" w:date="2025-07-25T08:30:00Z"/>
              <w:rFonts w:ascii="Courier New" w:eastAsia="Times New Roman" w:hAnsi="Courier New" w:cs="Courier New"/>
              <w:color w:val="080808"/>
              <w:kern w:val="0"/>
              <w:sz w:val="16"/>
              <w:szCs w:val="16"/>
              <w:lang w:eastAsia="es-SV"/>
              <w14:ligatures w14:val="none"/>
            </w:rPr>
          </w:rPrChange>
        </w:rPr>
      </w:pPr>
    </w:p>
    <w:p w14:paraId="27E622E6" w14:textId="77777777" w:rsidR="005D35D1" w:rsidRDefault="005D35D1" w:rsidP="005D35D1">
      <w:pPr>
        <w:pStyle w:val="Prrafodelista"/>
        <w:numPr>
          <w:ilvl w:val="0"/>
          <w:numId w:val="6"/>
        </w:numPr>
        <w:spacing w:line="240" w:lineRule="auto"/>
        <w:jc w:val="left"/>
        <w:rPr>
          <w:ins w:id="3251" w:author="Carlos Rosales" w:date="2025-07-25T08:31:00Z"/>
          <w:b/>
          <w:bCs/>
          <w:sz w:val="22"/>
          <w:szCs w:val="20"/>
        </w:rPr>
      </w:pPr>
      <w:ins w:id="3252" w:author="Carlos Rosales" w:date="2025-07-25T08:30:00Z">
        <w:r>
          <w:rPr>
            <w:b/>
            <w:bCs/>
            <w:sz w:val="22"/>
            <w:szCs w:val="20"/>
          </w:rPr>
          <w:t>Para pruebas en Postman se co</w:t>
        </w:r>
      </w:ins>
      <w:ins w:id="3253" w:author="Carlos Rosales" w:date="2025-07-25T08:31:00Z">
        <w:r>
          <w:rPr>
            <w:b/>
            <w:bCs/>
            <w:sz w:val="22"/>
            <w:szCs w:val="20"/>
          </w:rPr>
          <w:t xml:space="preserve">mentó la validación en </w:t>
        </w:r>
        <w:proofErr w:type="gramStart"/>
        <w:r>
          <w:rPr>
            <w:b/>
            <w:bCs/>
            <w:sz w:val="22"/>
            <w:szCs w:val="20"/>
          </w:rPr>
          <w:t>try{</w:t>
        </w:r>
        <w:proofErr w:type="gramEnd"/>
        <w:r>
          <w:rPr>
            <w:b/>
            <w:bCs/>
            <w:sz w:val="22"/>
            <w:szCs w:val="20"/>
          </w:rPr>
          <w:t>}</w:t>
        </w:r>
      </w:ins>
    </w:p>
    <w:p w14:paraId="2D65371C" w14:textId="251D7708" w:rsidR="005D35D1" w:rsidRPr="00B978A8" w:rsidRDefault="005D35D1">
      <w:pPr>
        <w:pStyle w:val="HTMLconformatoprevio"/>
        <w:shd w:val="clear" w:color="auto" w:fill="FFFFFF"/>
        <w:rPr>
          <w:ins w:id="3254" w:author="Carlos Rosales" w:date="2025-07-25T08:31:00Z"/>
          <w:color w:val="080808"/>
          <w:sz w:val="16"/>
          <w:szCs w:val="16"/>
          <w:lang w:val="en-US"/>
          <w:rPrChange w:id="3255" w:author="Carlos Rosales" w:date="2025-07-28T07:07:00Z">
            <w:rPr>
              <w:ins w:id="3256" w:author="Carlos Rosales" w:date="2025-07-25T08:31:00Z"/>
              <w:color w:val="080808"/>
            </w:rPr>
          </w:rPrChange>
        </w:rPr>
        <w:pPrChange w:id="3257" w:author="Carlos Rosales" w:date="2025-07-25T08:31:00Z">
          <w:pPr>
            <w:pStyle w:val="HTMLconformatoprevio"/>
            <w:numPr>
              <w:numId w:val="6"/>
            </w:numPr>
            <w:shd w:val="clear" w:color="auto" w:fill="FFFFFF"/>
            <w:ind w:left="720" w:hanging="360"/>
          </w:pPr>
        </w:pPrChange>
      </w:pPr>
      <w:ins w:id="3258" w:author="Carlos Rosales" w:date="2025-07-25T08:31:00Z">
        <w:r w:rsidRPr="00B978A8">
          <w:rPr>
            <w:color w:val="0033B3"/>
            <w:sz w:val="16"/>
            <w:szCs w:val="16"/>
            <w:lang w:val="en-US"/>
            <w:rPrChange w:id="3259" w:author="Carlos Rosales" w:date="2025-07-28T07:07:00Z">
              <w:rPr>
                <w:color w:val="0033B3"/>
              </w:rPr>
            </w:rPrChange>
          </w:rPr>
          <w:t xml:space="preserve">package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60" w:author="Carlos Rosales" w:date="2025-07-28T07:07:00Z">
              <w:rPr>
                <w:color w:val="000000"/>
              </w:rPr>
            </w:rPrChange>
          </w:rPr>
          <w:t>com.devsoft.orders_api.controllers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6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6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263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64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65" w:author="Carlos Rosales" w:date="2025-07-28T07:07:00Z">
              <w:rPr>
                <w:color w:val="000000"/>
              </w:rPr>
            </w:rPrChange>
          </w:rPr>
          <w:t>com.devsoft.orders_api.dto.CategoriaDTO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66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6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68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69" w:author="Carlos Rosales" w:date="2025-07-28T07:07:00Z">
              <w:rPr>
                <w:color w:val="000000"/>
              </w:rPr>
            </w:rPrChange>
          </w:rPr>
          <w:t>com.devsoft.orders_api.interfaces.ICategoriaService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7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7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72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73" w:author="Carlos Rosales" w:date="2025-07-28T07:07:00Z">
              <w:rPr>
                <w:color w:val="000000"/>
              </w:rPr>
            </w:rPrChange>
          </w:rPr>
          <w:t>org.apache.coyote.Response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74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75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76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77" w:author="Carlos Rosales" w:date="2025-07-28T07:07:00Z">
              <w:rPr>
                <w:color w:val="000000"/>
              </w:rPr>
            </w:rPrChange>
          </w:rPr>
          <w:t>org.springframework.beans.factory.annotation.</w:t>
        </w:r>
        <w:r w:rsidRPr="00B978A8">
          <w:rPr>
            <w:color w:val="9E880D"/>
            <w:sz w:val="16"/>
            <w:szCs w:val="16"/>
            <w:lang w:val="en-US"/>
            <w:rPrChange w:id="3278" w:author="Carlos Rosales" w:date="2025-07-28T07:07:00Z">
              <w:rPr>
                <w:color w:val="9E880D"/>
              </w:rPr>
            </w:rPrChange>
          </w:rPr>
          <w:t>Autowired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7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8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81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82" w:author="Carlos Rosales" w:date="2025-07-28T07:07:00Z">
              <w:rPr>
                <w:color w:val="000000"/>
              </w:rPr>
            </w:rPrChange>
          </w:rPr>
          <w:t>org.springframework.dao.DataAccessException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83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8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85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86" w:author="Carlos Rosales" w:date="2025-07-28T07:07:00Z">
              <w:rPr>
                <w:color w:val="000000"/>
              </w:rPr>
            </w:rPrChange>
          </w:rPr>
          <w:t>org.springframework.http.HttpStatus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87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8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8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90" w:author="Carlos Rosales" w:date="2025-07-28T07:07:00Z">
              <w:rPr>
                <w:color w:val="000000"/>
              </w:rPr>
            </w:rPrChange>
          </w:rPr>
          <w:t>org.springframework.http.ResponseEntity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29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29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9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294" w:author="Carlos Rosales" w:date="2025-07-28T07:07:00Z">
              <w:rPr>
                <w:color w:val="000000"/>
              </w:rPr>
            </w:rPrChange>
          </w:rPr>
          <w:t>org.springframework.web.bind.annotation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295" w:author="Carlos Rosales" w:date="2025-07-28T07:07:00Z">
              <w:rPr>
                <w:color w:val="000000"/>
              </w:rPr>
            </w:rPrChange>
          </w:rPr>
          <w:t>.</w:t>
        </w:r>
        <w:r w:rsidRPr="00B978A8">
          <w:rPr>
            <w:color w:val="080808"/>
            <w:sz w:val="16"/>
            <w:szCs w:val="16"/>
            <w:lang w:val="en-US"/>
            <w:rPrChange w:id="3296" w:author="Carlos Rosales" w:date="2025-07-28T07:07:00Z">
              <w:rPr>
                <w:color w:val="080808"/>
              </w:rPr>
            </w:rPrChange>
          </w:rPr>
          <w:t>*;</w:t>
        </w:r>
        <w:r w:rsidRPr="00B978A8">
          <w:rPr>
            <w:color w:val="080808"/>
            <w:sz w:val="16"/>
            <w:szCs w:val="16"/>
            <w:lang w:val="en-US"/>
            <w:rPrChange w:id="3297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29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299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00" w:author="Carlos Rosales" w:date="2025-07-28T07:07:00Z">
              <w:rPr>
                <w:color w:val="000000"/>
              </w:rPr>
            </w:rPrChange>
          </w:rPr>
          <w:t>java.util.HashMap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01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302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303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04" w:author="Carlos Rosales" w:date="2025-07-28T07:07:00Z">
              <w:rPr>
                <w:color w:val="000000"/>
              </w:rPr>
            </w:rPrChange>
          </w:rPr>
          <w:t>java.util.List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05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306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307" w:author="Carlos Rosales" w:date="2025-07-28T07:07:00Z">
              <w:rPr>
                <w:color w:val="0033B3"/>
              </w:rPr>
            </w:rPrChange>
          </w:rPr>
          <w:t xml:space="preserve">import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08" w:author="Carlos Rosales" w:date="2025-07-28T07:07:00Z">
              <w:rPr>
                <w:color w:val="000000"/>
              </w:rPr>
            </w:rPrChange>
          </w:rPr>
          <w:t>java.util.Map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09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310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31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9E880D"/>
            <w:sz w:val="16"/>
            <w:szCs w:val="16"/>
            <w:lang w:val="en-US"/>
            <w:rPrChange w:id="3312" w:author="Carlos Rosales" w:date="2025-07-28T07:07:00Z">
              <w:rPr>
                <w:color w:val="9E880D"/>
              </w:rPr>
            </w:rPrChange>
          </w:rPr>
          <w:t>@RestController</w:t>
        </w:r>
        <w:r w:rsidRPr="00B978A8">
          <w:rPr>
            <w:color w:val="9E880D"/>
            <w:sz w:val="16"/>
            <w:szCs w:val="16"/>
            <w:lang w:val="en-US"/>
            <w:rPrChange w:id="3313" w:author="Carlos Rosales" w:date="2025-07-28T07:07:00Z">
              <w:rPr>
                <w:color w:val="9E880D"/>
              </w:rPr>
            </w:rPrChange>
          </w:rPr>
          <w:br/>
          <w:t>@CrossOrigin</w:t>
        </w:r>
        <w:r w:rsidRPr="00B978A8">
          <w:rPr>
            <w:color w:val="9E880D"/>
            <w:sz w:val="16"/>
            <w:szCs w:val="16"/>
            <w:lang w:val="en-US"/>
            <w:rPrChange w:id="3314" w:author="Carlos Rosales" w:date="2025-07-28T07:07:00Z">
              <w:rPr>
                <w:color w:val="9E880D"/>
              </w:rPr>
            </w:rPrChange>
          </w:rPr>
          <w:br/>
          <w:t>@RequestMapping</w:t>
        </w:r>
        <w:r w:rsidRPr="00B978A8">
          <w:rPr>
            <w:color w:val="080808"/>
            <w:sz w:val="16"/>
            <w:szCs w:val="16"/>
            <w:lang w:val="en-US"/>
            <w:rPrChange w:id="3315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316" w:author="Carlos Rosales" w:date="2025-07-28T07:07:00Z">
              <w:rPr>
                <w:color w:val="067D17"/>
              </w:rPr>
            </w:rPrChange>
          </w:rPr>
          <w:t>"/api"</w:t>
        </w:r>
        <w:r w:rsidRPr="00B978A8">
          <w:rPr>
            <w:color w:val="080808"/>
            <w:sz w:val="16"/>
            <w:szCs w:val="16"/>
            <w:lang w:val="en-US"/>
            <w:rPrChange w:id="331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3318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033B3"/>
            <w:sz w:val="16"/>
            <w:szCs w:val="16"/>
            <w:lang w:val="en-US"/>
            <w:rPrChange w:id="3319" w:author="Carlos Rosales" w:date="2025-07-28T07:07:00Z">
              <w:rPr>
                <w:color w:val="0033B3"/>
              </w:rPr>
            </w:rPrChange>
          </w:rPr>
          <w:t xml:space="preserve">public class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20" w:author="Carlos Rosales" w:date="2025-07-28T07:07:00Z">
              <w:rPr>
                <w:color w:val="000000"/>
              </w:rPr>
            </w:rPrChange>
          </w:rPr>
          <w:t>CategoriaController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21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322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sz w:val="16"/>
            <w:szCs w:val="16"/>
            <w:lang w:val="en-US"/>
            <w:rPrChange w:id="332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324" w:author="Carlos Rosales" w:date="2025-07-28T07:07:00Z">
              <w:rPr>
                <w:color w:val="9E880D"/>
              </w:rPr>
            </w:rPrChange>
          </w:rPr>
          <w:t>@Autowired</w:t>
        </w:r>
        <w:r w:rsidRPr="00B978A8">
          <w:rPr>
            <w:color w:val="9E880D"/>
            <w:sz w:val="16"/>
            <w:szCs w:val="16"/>
            <w:lang w:val="en-US"/>
            <w:rPrChange w:id="3325" w:author="Carlos Rosales" w:date="2025-07-28T07:07:00Z">
              <w:rPr>
                <w:color w:val="9E880D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326" w:author="Carlos Rosales" w:date="2025-07-28T07:07:00Z">
              <w:rPr>
                <w:color w:val="0033B3"/>
              </w:rPr>
            </w:rPrChange>
          </w:rPr>
          <w:t xml:space="preserve">private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27" w:author="Carlos Rosales" w:date="2025-07-28T07:07:00Z">
              <w:rPr>
                <w:color w:val="000000"/>
              </w:rPr>
            </w:rPrChange>
          </w:rPr>
          <w:t>ICategoriaService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28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329" w:author="Carlos Rosales" w:date="2025-07-28T07:07:00Z">
              <w:rPr>
                <w:color w:val="871094"/>
              </w:rPr>
            </w:rPrChange>
          </w:rPr>
          <w:t>categoriaService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30" w:author="Carlos Rosales" w:date="2025-07-28T07:07:00Z">
              <w:rPr>
                <w:color w:val="080808"/>
              </w:rPr>
            </w:rPrChange>
          </w:rPr>
          <w:t>;</w:t>
        </w:r>
        <w:r w:rsidRPr="00B978A8">
          <w:rPr>
            <w:color w:val="080808"/>
            <w:sz w:val="16"/>
            <w:szCs w:val="16"/>
            <w:lang w:val="en-US"/>
            <w:rPrChange w:id="3331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332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333" w:author="Carlos Rosales" w:date="2025-07-28T07:07:00Z">
              <w:rPr>
                <w:color w:val="9E880D"/>
              </w:rPr>
            </w:rPrChange>
          </w:rPr>
          <w:t>@GetMapping</w:t>
        </w:r>
        <w:r w:rsidRPr="00B978A8">
          <w:rPr>
            <w:color w:val="080808"/>
            <w:sz w:val="16"/>
            <w:szCs w:val="16"/>
            <w:lang w:val="en-US"/>
            <w:rPrChange w:id="3334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335" w:author="Carlos Rosales" w:date="2025-07-28T07:07:00Z">
              <w:rPr>
                <w:color w:val="067D17"/>
              </w:rPr>
            </w:rPrChange>
          </w:rPr>
          <w:t>"/categorias"</w:t>
        </w:r>
        <w:r w:rsidRPr="00B978A8">
          <w:rPr>
            <w:color w:val="080808"/>
            <w:sz w:val="16"/>
            <w:szCs w:val="16"/>
            <w:lang w:val="en-US"/>
            <w:rPrChange w:id="3336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3337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338" w:author="Carlos Rosales" w:date="2025-07-28T07:07:00Z">
              <w:rPr>
                <w:color w:val="0033B3"/>
              </w:rPr>
            </w:rPrChange>
          </w:rPr>
          <w:t xml:space="preserve">public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39" w:author="Carlos Rosales" w:date="2025-07-28T07:07:00Z">
              <w:rPr>
                <w:color w:val="000000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40" w:author="Carlos Rosales" w:date="2025-07-28T07:07:00Z">
              <w:rPr>
                <w:color w:val="080808"/>
              </w:rPr>
            </w:rPrChange>
          </w:rPr>
          <w:t xml:space="preserve">&lt;?&gt; </w:t>
        </w:r>
        <w:proofErr w:type="spellStart"/>
        <w:r w:rsidRPr="00B978A8">
          <w:rPr>
            <w:color w:val="00627A"/>
            <w:sz w:val="16"/>
            <w:szCs w:val="16"/>
            <w:lang w:val="en-US"/>
            <w:rPrChange w:id="3341" w:author="Carlos Rosales" w:date="2025-07-28T07:07:00Z">
              <w:rPr>
                <w:color w:val="00627A"/>
              </w:rPr>
            </w:rPrChange>
          </w:rPr>
          <w:t>getAll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42" w:author="Carlos Rosales" w:date="2025-07-28T07:07:00Z">
              <w:rPr>
                <w:color w:val="080808"/>
              </w:rPr>
            </w:rPrChange>
          </w:rPr>
          <w:t>() {</w:t>
        </w:r>
        <w:r w:rsidRPr="00B978A8">
          <w:rPr>
            <w:color w:val="080808"/>
            <w:sz w:val="16"/>
            <w:szCs w:val="16"/>
            <w:lang w:val="en-US"/>
            <w:rPrChange w:id="3343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0000"/>
            <w:sz w:val="16"/>
            <w:szCs w:val="16"/>
            <w:lang w:val="en-US"/>
            <w:rPrChange w:id="3344" w:author="Carlos Rosales" w:date="2025-07-28T07:07:00Z">
              <w:rPr>
                <w:color w:val="000000"/>
              </w:rPr>
            </w:rPrChange>
          </w:rPr>
          <w:t>List</w:t>
        </w:r>
        <w:r w:rsidRPr="00B978A8">
          <w:rPr>
            <w:color w:val="080808"/>
            <w:sz w:val="16"/>
            <w:szCs w:val="16"/>
            <w:lang w:val="en-US"/>
            <w:rPrChange w:id="3345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46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47" w:author="Carlos Rosales" w:date="2025-07-28T07:07:00Z">
              <w:rPr>
                <w:color w:val="080808"/>
              </w:rPr>
            </w:rPrChange>
          </w:rPr>
          <w:t xml:space="preserve">&gt;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48" w:author="Carlos Rosales" w:date="2025-07-28T07:07:00Z">
              <w:rPr>
                <w:color w:val="000000"/>
              </w:rPr>
            </w:rPrChange>
          </w:rPr>
          <w:t>categoriaDTOList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49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350" w:author="Carlos Rosales" w:date="2025-07-28T07:07:00Z">
              <w:rPr>
                <w:color w:val="080808"/>
              </w:rPr>
            </w:rPrChange>
          </w:rPr>
          <w:t xml:space="preserve">=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351" w:author="Carlos Rosales" w:date="2025-07-28T07:07:00Z">
              <w:rPr>
                <w:color w:val="871094"/>
              </w:rPr>
            </w:rPrChange>
          </w:rPr>
          <w:t>categoriaService</w:t>
        </w:r>
        <w:r w:rsidRPr="00B978A8">
          <w:rPr>
            <w:color w:val="080808"/>
            <w:sz w:val="16"/>
            <w:szCs w:val="16"/>
            <w:lang w:val="en-US"/>
            <w:rPrChange w:id="3352" w:author="Carlos Rosales" w:date="2025-07-28T07:07:00Z">
              <w:rPr>
                <w:color w:val="080808"/>
              </w:rPr>
            </w:rPrChange>
          </w:rPr>
          <w:t>.findAll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53" w:author="Carlos Rosales" w:date="2025-07-28T07:07:00Z">
              <w:rPr>
                <w:color w:val="080808"/>
              </w:rPr>
            </w:rPrChange>
          </w:rPr>
          <w:t>();</w:t>
        </w:r>
        <w:r w:rsidRPr="00B978A8">
          <w:rPr>
            <w:color w:val="080808"/>
            <w:sz w:val="16"/>
            <w:szCs w:val="16"/>
            <w:lang w:val="en-US"/>
            <w:rPrChange w:id="3354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33B3"/>
            <w:sz w:val="16"/>
            <w:szCs w:val="16"/>
            <w:lang w:val="en-US"/>
            <w:rPrChange w:id="3355" w:author="Carlos Rosales" w:date="2025-07-28T07:07:00Z">
              <w:rPr>
                <w:color w:val="0033B3"/>
              </w:rPr>
            </w:rPrChange>
          </w:rPr>
          <w:t xml:space="preserve">return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56" w:author="Carlos Rosales" w:date="2025-07-28T07:07:00Z">
              <w:rPr>
                <w:color w:val="000000"/>
              </w:rPr>
            </w:rPrChange>
          </w:rPr>
          <w:t>ResponseEntity</w:t>
        </w:r>
        <w:r w:rsidRPr="00B978A8">
          <w:rPr>
            <w:color w:val="080808"/>
            <w:sz w:val="16"/>
            <w:szCs w:val="16"/>
            <w:lang w:val="en-US"/>
            <w:rPrChange w:id="3357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080808"/>
            <w:sz w:val="16"/>
            <w:szCs w:val="16"/>
            <w:lang w:val="en-US"/>
            <w:rPrChange w:id="3358" w:author="Carlos Rosales" w:date="2025-07-28T07:07:00Z">
              <w:rPr>
                <w:i/>
                <w:iCs/>
                <w:color w:val="080808"/>
              </w:rPr>
            </w:rPrChange>
          </w:rPr>
          <w:t>ok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59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60" w:author="Carlos Rosales" w:date="2025-07-28T07:07:00Z">
              <w:rPr>
                <w:color w:val="000000"/>
              </w:rPr>
            </w:rPrChange>
          </w:rPr>
          <w:t>categoriaDTOList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61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362" w:author="Carlos Rosales" w:date="2025-07-28T07:07:00Z">
              <w:rPr>
                <w:color w:val="080808"/>
              </w:rPr>
            </w:rPrChange>
          </w:rPr>
          <w:br/>
          <w:t xml:space="preserve">    }</w:t>
        </w:r>
        <w:r w:rsidRPr="00B978A8">
          <w:rPr>
            <w:color w:val="080808"/>
            <w:sz w:val="16"/>
            <w:szCs w:val="16"/>
            <w:lang w:val="en-US"/>
            <w:rPrChange w:id="3363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9E880D"/>
            <w:sz w:val="16"/>
            <w:szCs w:val="16"/>
            <w:lang w:val="en-US"/>
            <w:rPrChange w:id="3364" w:author="Carlos Rosales" w:date="2025-07-28T07:07:00Z">
              <w:rPr>
                <w:color w:val="9E880D"/>
              </w:rPr>
            </w:rPrChange>
          </w:rPr>
          <w:t>@PostMapping</w:t>
        </w:r>
        <w:r w:rsidRPr="00B978A8">
          <w:rPr>
            <w:color w:val="080808"/>
            <w:sz w:val="16"/>
            <w:szCs w:val="16"/>
            <w:lang w:val="en-US"/>
            <w:rPrChange w:id="3365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366" w:author="Carlos Rosales" w:date="2025-07-28T07:07:00Z">
              <w:rPr>
                <w:color w:val="067D17"/>
              </w:rPr>
            </w:rPrChange>
          </w:rPr>
          <w:t>"/categorias"</w:t>
        </w:r>
        <w:r w:rsidRPr="00B978A8">
          <w:rPr>
            <w:color w:val="080808"/>
            <w:sz w:val="16"/>
            <w:szCs w:val="16"/>
            <w:lang w:val="en-US"/>
            <w:rPrChange w:id="3367" w:author="Carlos Rosales" w:date="2025-07-28T07:07:00Z">
              <w:rPr>
                <w:color w:val="080808"/>
              </w:rPr>
            </w:rPrChange>
          </w:rPr>
          <w:t>)</w:t>
        </w:r>
        <w:r w:rsidRPr="00B978A8">
          <w:rPr>
            <w:color w:val="080808"/>
            <w:sz w:val="16"/>
            <w:szCs w:val="16"/>
            <w:lang w:val="en-US"/>
            <w:rPrChange w:id="3368" w:author="Carlos Rosales" w:date="2025-07-28T07:07:00Z">
              <w:rPr>
                <w:color w:val="080808"/>
              </w:rPr>
            </w:rPrChange>
          </w:rPr>
          <w:br/>
          <w:t xml:space="preserve">    </w:t>
        </w:r>
        <w:r w:rsidRPr="00B978A8">
          <w:rPr>
            <w:color w:val="0033B3"/>
            <w:sz w:val="16"/>
            <w:szCs w:val="16"/>
            <w:lang w:val="en-US"/>
            <w:rPrChange w:id="3369" w:author="Carlos Rosales" w:date="2025-07-28T07:07:00Z">
              <w:rPr>
                <w:color w:val="0033B3"/>
              </w:rPr>
            </w:rPrChange>
          </w:rPr>
          <w:t xml:space="preserve">public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70" w:author="Carlos Rosales" w:date="2025-07-28T07:07:00Z">
              <w:rPr>
                <w:color w:val="000000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71" w:author="Carlos Rosales" w:date="2025-07-28T07:07:00Z">
              <w:rPr>
                <w:color w:val="080808"/>
              </w:rPr>
            </w:rPrChange>
          </w:rPr>
          <w:t xml:space="preserve">&lt;?&gt; </w:t>
        </w:r>
        <w:r w:rsidRPr="00B978A8">
          <w:rPr>
            <w:color w:val="00627A"/>
            <w:sz w:val="16"/>
            <w:szCs w:val="16"/>
            <w:lang w:val="en-US"/>
            <w:rPrChange w:id="3372" w:author="Carlos Rosales" w:date="2025-07-28T07:07:00Z">
              <w:rPr>
                <w:color w:val="00627A"/>
              </w:rPr>
            </w:rPrChange>
          </w:rPr>
          <w:t>save</w:t>
        </w:r>
        <w:r w:rsidRPr="00B978A8">
          <w:rPr>
            <w:color w:val="080808"/>
            <w:sz w:val="16"/>
            <w:szCs w:val="16"/>
            <w:lang w:val="en-US"/>
            <w:rPrChange w:id="3373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9E880D"/>
            <w:sz w:val="16"/>
            <w:szCs w:val="16"/>
            <w:lang w:val="en-US"/>
            <w:rPrChange w:id="3374" w:author="Carlos Rosales" w:date="2025-07-28T07:07:00Z">
              <w:rPr>
                <w:color w:val="9E880D"/>
              </w:rPr>
            </w:rPrChange>
          </w:rPr>
          <w:t xml:space="preserve">@RequestBody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75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76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77" w:author="Carlos Rosales" w:date="2025-07-28T07:07:00Z">
              <w:rPr>
                <w:color w:val="000000"/>
              </w:rPr>
            </w:rPrChange>
          </w:rPr>
          <w:t>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78" w:author="Carlos Rosales" w:date="2025-07-28T07:07:00Z">
              <w:rPr>
                <w:color w:val="080808"/>
              </w:rPr>
            </w:rPrChange>
          </w:rPr>
          <w:t>){</w:t>
        </w:r>
        <w:r w:rsidRPr="00B978A8">
          <w:rPr>
            <w:color w:val="080808"/>
            <w:sz w:val="16"/>
            <w:szCs w:val="16"/>
            <w:lang w:val="en-US"/>
            <w:rPrChange w:id="3379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80" w:author="Carlos Rosales" w:date="2025-07-28T07:07:00Z">
              <w:rPr>
                <w:color w:val="000000"/>
              </w:rPr>
            </w:rPrChange>
          </w:rPr>
          <w:t>CategoriaDTO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81" w:author="Carlos Rosales" w:date="2025-07-28T07:07:00Z">
              <w:rPr>
                <w:color w:val="000000"/>
              </w:rPr>
            </w:rPrChange>
          </w:rPr>
          <w:t xml:space="preserve">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382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383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384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0033B3"/>
            <w:sz w:val="16"/>
            <w:szCs w:val="16"/>
            <w:lang w:val="en-US"/>
            <w:rPrChange w:id="3385" w:author="Carlos Rosales" w:date="2025-07-28T07:07:00Z">
              <w:rPr>
                <w:color w:val="0033B3"/>
              </w:rPr>
            </w:rPrChange>
          </w:rPr>
          <w:t xml:space="preserve">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386" w:author="Carlos Rosales" w:date="2025-07-28T07:07:00Z">
              <w:rPr>
                <w:color w:val="080808"/>
              </w:rPr>
            </w:rPrChange>
          </w:rPr>
          <w:t>CategoriaDTO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387" w:author="Carlos Rosales" w:date="2025-07-28T07:07:00Z">
              <w:rPr>
                <w:color w:val="080808"/>
              </w:rPr>
            </w:rPrChange>
          </w:rPr>
          <w:t>();</w:t>
        </w:r>
        <w:r w:rsidRPr="00B978A8">
          <w:rPr>
            <w:color w:val="080808"/>
            <w:sz w:val="16"/>
            <w:szCs w:val="16"/>
            <w:lang w:val="en-US"/>
            <w:rPrChange w:id="3388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0000"/>
            <w:sz w:val="16"/>
            <w:szCs w:val="16"/>
            <w:lang w:val="en-US"/>
            <w:rPrChange w:id="3389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390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391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392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00000"/>
            <w:sz w:val="16"/>
            <w:szCs w:val="16"/>
            <w:lang w:val="en-US"/>
            <w:rPrChange w:id="3393" w:author="Carlos Rosales" w:date="2025-07-28T07:07:00Z">
              <w:rPr>
                <w:color w:val="000000"/>
              </w:rPr>
            </w:rPrChange>
          </w:rPr>
          <w:t>Object</w:t>
        </w:r>
        <w:r w:rsidRPr="00B978A8">
          <w:rPr>
            <w:color w:val="080808"/>
            <w:sz w:val="16"/>
            <w:szCs w:val="16"/>
            <w:lang w:val="en-US"/>
            <w:rPrChange w:id="3394" w:author="Carlos Rosales" w:date="2025-07-28T07:07:00Z">
              <w:rPr>
                <w:color w:val="080808"/>
              </w:rPr>
            </w:rPrChange>
          </w:rPr>
          <w:t xml:space="preserve">&gt; </w:t>
        </w:r>
        <w:r w:rsidRPr="00B978A8">
          <w:rPr>
            <w:color w:val="000000"/>
            <w:sz w:val="16"/>
            <w:szCs w:val="16"/>
            <w:lang w:val="en-US"/>
            <w:rPrChange w:id="3395" w:author="Carlos Rosales" w:date="2025-07-28T07:07:00Z">
              <w:rPr>
                <w:color w:val="000000"/>
              </w:rPr>
            </w:rPrChange>
          </w:rPr>
          <w:t xml:space="preserve">response </w:t>
        </w:r>
        <w:r w:rsidRPr="00B978A8">
          <w:rPr>
            <w:color w:val="080808"/>
            <w:sz w:val="16"/>
            <w:szCs w:val="16"/>
            <w:lang w:val="en-US"/>
            <w:rPrChange w:id="3396" w:author="Carlos Rosales" w:date="2025-07-28T07:07:00Z">
              <w:rPr>
                <w:color w:val="080808"/>
              </w:rPr>
            </w:rPrChange>
          </w:rPr>
          <w:t xml:space="preserve">= </w:t>
        </w:r>
        <w:r w:rsidRPr="00B978A8">
          <w:rPr>
            <w:color w:val="0033B3"/>
            <w:sz w:val="16"/>
            <w:szCs w:val="16"/>
            <w:lang w:val="en-US"/>
            <w:rPrChange w:id="3397" w:author="Carlos Rosales" w:date="2025-07-28T07:07:00Z">
              <w:rPr>
                <w:color w:val="0033B3"/>
              </w:rPr>
            </w:rPrChange>
          </w:rPr>
          <w:t xml:space="preserve">new </w:t>
        </w:r>
        <w:r w:rsidRPr="00B978A8">
          <w:rPr>
            <w:color w:val="080808"/>
            <w:sz w:val="16"/>
            <w:szCs w:val="16"/>
            <w:lang w:val="en-US"/>
            <w:rPrChange w:id="3398" w:author="Carlos Rosales" w:date="2025-07-28T07:07:00Z">
              <w:rPr>
                <w:color w:val="080808"/>
              </w:rPr>
            </w:rPrChange>
          </w:rPr>
          <w:t>HashMap&lt;&gt;();</w:t>
        </w:r>
        <w:r w:rsidRPr="00B978A8">
          <w:rPr>
            <w:color w:val="080808"/>
            <w:sz w:val="16"/>
            <w:szCs w:val="16"/>
            <w:lang w:val="en-US"/>
            <w:rPrChange w:id="3399" w:author="Carlos Rosales" w:date="2025-07-28T07:07:00Z">
              <w:rPr>
                <w:color w:val="080808"/>
              </w:rPr>
            </w:rPrChange>
          </w:rPr>
          <w:br/>
          <w:t xml:space="preserve">        </w:t>
        </w:r>
        <w:r w:rsidRPr="00B978A8">
          <w:rPr>
            <w:color w:val="0033B3"/>
            <w:sz w:val="16"/>
            <w:szCs w:val="16"/>
            <w:lang w:val="en-US"/>
            <w:rPrChange w:id="3400" w:author="Carlos Rosales" w:date="2025-07-28T07:07:00Z">
              <w:rPr>
                <w:color w:val="0033B3"/>
              </w:rPr>
            </w:rPrChange>
          </w:rPr>
          <w:t>try</w:t>
        </w:r>
        <w:r w:rsidRPr="00B978A8">
          <w:rPr>
            <w:color w:val="080808"/>
            <w:sz w:val="16"/>
            <w:szCs w:val="16"/>
            <w:lang w:val="en-US"/>
            <w:rPrChange w:id="3401" w:author="Carlos Rosales" w:date="2025-07-28T07:07:00Z">
              <w:rPr>
                <w:color w:val="080808"/>
              </w:rPr>
            </w:rPrChange>
          </w:rPr>
          <w:t>{</w:t>
        </w:r>
        <w:r w:rsidRPr="00B978A8">
          <w:rPr>
            <w:color w:val="080808"/>
            <w:sz w:val="16"/>
            <w:szCs w:val="16"/>
            <w:lang w:val="en-US"/>
            <w:rPrChange w:id="3402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03" w:author="Carlos Rosales" w:date="2025-07-28T07:07:00Z">
              <w:rPr>
                <w:i/>
                <w:iCs/>
                <w:color w:val="8C8C8C"/>
              </w:rPr>
            </w:rPrChange>
          </w:rPr>
          <w:t>/*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04" w:author="Carlos Rosales" w:date="2025-07-28T07:07:00Z">
              <w:rPr>
                <w:i/>
                <w:iCs/>
                <w:color w:val="8C8C8C"/>
              </w:rPr>
            </w:rPrChange>
          </w:rPr>
          <w:t>CategoriaDTO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05" w:author="Carlos Rosales" w:date="2025-07-28T07:07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06" w:author="Carlos Rosales" w:date="2025-07-28T07:07:00Z">
              <w:rPr>
                <w:i/>
                <w:iCs/>
                <w:color w:val="8C8C8C"/>
              </w:rPr>
            </w:rPrChange>
          </w:rPr>
          <w:t>catExiste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07" w:author="Carlos Rosales" w:date="2025-07-28T07:07:00Z">
              <w:rPr>
                <w:i/>
                <w:iCs/>
                <w:color w:val="8C8C8C"/>
              </w:rPr>
            </w:rPrChange>
          </w:rPr>
          <w:t xml:space="preserve"> =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08" w:author="Carlos Rosales" w:date="2025-07-28T07:07:00Z">
              <w:rPr>
                <w:i/>
                <w:iCs/>
                <w:color w:val="8C8C8C"/>
              </w:rPr>
            </w:rPrChange>
          </w:rPr>
          <w:t>categoriaService.findByNombre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09" w:author="Carlos Rosales" w:date="2025-07-28T07:07:00Z">
              <w:rPr>
                <w:i/>
                <w:iCs/>
                <w:color w:val="8C8C8C"/>
              </w:rPr>
            </w:rPrChange>
          </w:rPr>
          <w:t>(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10" w:author="Carlos Rosales" w:date="2025-07-28T07:07:00Z">
              <w:rPr>
                <w:i/>
                <w:iCs/>
                <w:color w:val="8C8C8C"/>
              </w:rPr>
            </w:rPrChange>
          </w:rPr>
          <w:t>dto.getNombre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11" w:author="Carlos Rosales" w:date="2025-07-28T07:07:00Z">
              <w:rPr>
                <w:i/>
                <w:iCs/>
                <w:color w:val="8C8C8C"/>
              </w:rPr>
            </w:rPrChange>
          </w:rPr>
          <w:t>());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12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        if (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13" w:author="Carlos Rosales" w:date="2025-07-28T07:07:00Z">
              <w:rPr>
                <w:i/>
                <w:iCs/>
                <w:color w:val="8C8C8C"/>
              </w:rPr>
            </w:rPrChange>
          </w:rPr>
          <w:t>catExiste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14" w:author="Carlos Rosales" w:date="2025-07-28T07:07:00Z">
              <w:rPr>
                <w:i/>
                <w:iCs/>
                <w:color w:val="8C8C8C"/>
              </w:rPr>
            </w:rPrChange>
          </w:rPr>
          <w:t xml:space="preserve"> != null &amp;&amp;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15" w:author="Carlos Rosales" w:date="2025-07-28T07:07:00Z">
              <w:rPr>
                <w:i/>
                <w:iCs/>
                <w:color w:val="8C8C8C"/>
              </w:rPr>
            </w:rPrChange>
          </w:rPr>
          <w:t>dto.getId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16" w:author="Carlos Rosales" w:date="2025-07-28T07:07:00Z">
              <w:rPr>
                <w:i/>
                <w:iCs/>
                <w:color w:val="8C8C8C"/>
              </w:rPr>
            </w:rPrChange>
          </w:rPr>
          <w:t>() == null) {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17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           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18" w:author="Carlos Rosales" w:date="2025-07-28T07:07:00Z">
              <w:rPr>
                <w:i/>
                <w:iCs/>
                <w:color w:val="8C8C8C"/>
              </w:rPr>
            </w:rPrChange>
          </w:rPr>
          <w:t>response.put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19" w:author="Carlos Rosales" w:date="2025-07-28T07:07:00Z">
              <w:rPr>
                <w:i/>
                <w:iCs/>
                <w:color w:val="8C8C8C"/>
              </w:rPr>
            </w:rPrChange>
          </w:rPr>
          <w:t xml:space="preserve">("message", "Ya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20" w:author="Carlos Rosales" w:date="2025-07-28T07:07:00Z">
              <w:rPr>
                <w:i/>
                <w:iCs/>
                <w:color w:val="8C8C8C"/>
              </w:rPr>
            </w:rPrChange>
          </w:rPr>
          <w:t>existe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21" w:author="Carlos Rosales" w:date="2025-07-28T07:07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22" w:author="Carlos Rosales" w:date="2025-07-28T07:07:00Z">
              <w:rPr>
                <w:i/>
                <w:iCs/>
                <w:color w:val="8C8C8C"/>
              </w:rPr>
            </w:rPrChange>
          </w:rPr>
          <w:t>una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23" w:author="Carlos Rosales" w:date="2025-07-28T07:07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24" w:author="Carlos Rosales" w:date="2025-07-28T07:07:00Z">
              <w:rPr>
                <w:i/>
                <w:iCs/>
                <w:color w:val="8C8C8C"/>
              </w:rPr>
            </w:rPrChange>
          </w:rPr>
          <w:t>categoria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25" w:author="Carlos Rosales" w:date="2025-07-28T07:07:00Z">
              <w:rPr>
                <w:i/>
                <w:iCs/>
                <w:color w:val="8C8C8C"/>
              </w:rPr>
            </w:rPrChange>
          </w:rPr>
          <w:t xml:space="preserve"> con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26" w:author="Carlos Rosales" w:date="2025-07-28T07:07:00Z">
              <w:rPr>
                <w:i/>
                <w:iCs/>
                <w:color w:val="8C8C8C"/>
              </w:rPr>
            </w:rPrChange>
          </w:rPr>
          <w:t>este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27" w:author="Carlos Rosales" w:date="2025-07-28T07:07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28" w:author="Carlos Rosales" w:date="2025-07-28T07:07:00Z">
              <w:rPr>
                <w:i/>
                <w:iCs/>
                <w:color w:val="8C8C8C"/>
              </w:rPr>
            </w:rPrChange>
          </w:rPr>
          <w:t>nombre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29" w:author="Carlos Rosales" w:date="2025-07-28T07:07:00Z">
              <w:rPr>
                <w:i/>
                <w:iCs/>
                <w:color w:val="8C8C8C"/>
              </w:rPr>
            </w:rPrChange>
          </w:rPr>
          <w:t xml:space="preserve">,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30" w:author="Carlos Rosales" w:date="2025-07-28T07:07:00Z">
              <w:rPr>
                <w:i/>
                <w:iCs/>
                <w:color w:val="8C8C8C"/>
              </w:rPr>
            </w:rPrChange>
          </w:rPr>
          <w:t>digite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31" w:author="Carlos Rosales" w:date="2025-07-28T07:07:00Z">
              <w:rPr>
                <w:i/>
                <w:iCs/>
                <w:color w:val="8C8C8C"/>
              </w:rPr>
            </w:rPrChange>
          </w:rPr>
          <w:t xml:space="preserve">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32" w:author="Carlos Rosales" w:date="2025-07-28T07:07:00Z">
              <w:rPr>
                <w:i/>
                <w:iCs/>
                <w:color w:val="8C8C8C"/>
              </w:rPr>
            </w:rPrChange>
          </w:rPr>
          <w:t>otro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33" w:author="Carlos Rosales" w:date="2025-07-28T07:07:00Z">
              <w:rPr>
                <w:i/>
                <w:iCs/>
                <w:color w:val="8C8C8C"/>
              </w:rPr>
            </w:rPrChange>
          </w:rPr>
          <w:t>");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34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            return new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35" w:author="Carlos Rosales" w:date="2025-07-28T07:07:00Z">
              <w:rPr>
                <w:i/>
                <w:iCs/>
                <w:color w:val="8C8C8C"/>
              </w:rPr>
            </w:rPrChange>
          </w:rPr>
          <w:t>ResponseEntity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36" w:author="Carlos Rosales" w:date="2025-07-28T07:07:00Z">
              <w:rPr>
                <w:i/>
                <w:iCs/>
                <w:color w:val="8C8C8C"/>
              </w:rPr>
            </w:rPrChange>
          </w:rPr>
          <w:t>&lt;Map&lt;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37" w:author="Carlos Rosales" w:date="2025-07-28T07:07:00Z">
              <w:rPr>
                <w:i/>
                <w:iCs/>
                <w:color w:val="8C8C8C"/>
              </w:rPr>
            </w:rPrChange>
          </w:rPr>
          <w:t>String,Object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38" w:author="Carlos Rosales" w:date="2025-07-28T07:07:00Z">
              <w:rPr>
                <w:i/>
                <w:iCs/>
                <w:color w:val="8C8C8C"/>
              </w:rPr>
            </w:rPrChange>
          </w:rPr>
          <w:t xml:space="preserve">&gt;&gt;(response, </w:t>
        </w:r>
        <w:proofErr w:type="spellStart"/>
        <w:r w:rsidRPr="00B978A8">
          <w:rPr>
            <w:i/>
            <w:iCs/>
            <w:color w:val="8C8C8C"/>
            <w:sz w:val="16"/>
            <w:szCs w:val="16"/>
            <w:lang w:val="en-US"/>
            <w:rPrChange w:id="3439" w:author="Carlos Rosales" w:date="2025-07-28T07:07:00Z">
              <w:rPr>
                <w:i/>
                <w:iCs/>
                <w:color w:val="8C8C8C"/>
              </w:rPr>
            </w:rPrChange>
          </w:rPr>
          <w:t>HttpStatus.CONFLICT</w:t>
        </w:r>
        <w:proofErr w:type="spellEnd"/>
        <w:r w:rsidRPr="00B978A8">
          <w:rPr>
            <w:i/>
            <w:iCs/>
            <w:color w:val="8C8C8C"/>
            <w:sz w:val="16"/>
            <w:szCs w:val="16"/>
            <w:lang w:val="en-US"/>
            <w:rPrChange w:id="3440" w:author="Carlos Rosales" w:date="2025-07-28T07:07:00Z">
              <w:rPr>
                <w:i/>
                <w:iCs/>
                <w:color w:val="8C8C8C"/>
              </w:rPr>
            </w:rPrChange>
          </w:rPr>
          <w:t>);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41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        }*/</w:t>
        </w:r>
        <w:r w:rsidRPr="00B978A8">
          <w:rPr>
            <w:i/>
            <w:iCs/>
            <w:color w:val="8C8C8C"/>
            <w:sz w:val="16"/>
            <w:szCs w:val="16"/>
            <w:lang w:val="en-US"/>
            <w:rPrChange w:id="3442" w:author="Carlos Rosales" w:date="2025-07-28T07:07:00Z">
              <w:rPr>
                <w:i/>
                <w:iCs/>
                <w:color w:val="8C8C8C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43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444" w:author="Carlos Rosales" w:date="2025-07-28T07:07:00Z">
              <w:rPr>
                <w:color w:val="000000"/>
              </w:rPr>
            </w:rPrChange>
          </w:rPr>
          <w:t xml:space="preserve"> </w:t>
        </w:r>
        <w:r w:rsidRPr="00B978A8">
          <w:rPr>
            <w:color w:val="080808"/>
            <w:sz w:val="16"/>
            <w:szCs w:val="16"/>
            <w:lang w:val="en-US"/>
            <w:rPrChange w:id="3445" w:author="Carlos Rosales" w:date="2025-07-28T07:07:00Z">
              <w:rPr>
                <w:color w:val="080808"/>
              </w:rPr>
            </w:rPrChange>
          </w:rPr>
          <w:t xml:space="preserve">= </w:t>
        </w:r>
        <w:proofErr w:type="spellStart"/>
        <w:r w:rsidRPr="00B978A8">
          <w:rPr>
            <w:color w:val="871094"/>
            <w:sz w:val="16"/>
            <w:szCs w:val="16"/>
            <w:lang w:val="en-US"/>
            <w:rPrChange w:id="3446" w:author="Carlos Rosales" w:date="2025-07-28T07:07:00Z">
              <w:rPr>
                <w:color w:val="871094"/>
              </w:rPr>
            </w:rPrChange>
          </w:rPr>
          <w:t>categoriaService</w:t>
        </w:r>
        <w:r w:rsidRPr="00B978A8">
          <w:rPr>
            <w:color w:val="080808"/>
            <w:sz w:val="16"/>
            <w:szCs w:val="16"/>
            <w:lang w:val="en-US"/>
            <w:rPrChange w:id="3447" w:author="Carlos Rosales" w:date="2025-07-28T07:07:00Z">
              <w:rPr>
                <w:color w:val="080808"/>
              </w:rPr>
            </w:rPrChange>
          </w:rPr>
          <w:t>.save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48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49" w:author="Carlos Rosales" w:date="2025-07-28T07:07:00Z">
              <w:rPr>
                <w:color w:val="000000"/>
              </w:rPr>
            </w:rPrChange>
          </w:rPr>
          <w:t>dto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50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451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52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453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54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455" w:author="Carlos Rosales" w:date="2025-07-28T07:07:00Z">
              <w:rPr>
                <w:color w:val="067D17"/>
              </w:rPr>
            </w:rPrChange>
          </w:rPr>
          <w:t>"message"</w:t>
        </w:r>
        <w:r w:rsidRPr="00B978A8">
          <w:rPr>
            <w:color w:val="080808"/>
            <w:sz w:val="16"/>
            <w:szCs w:val="16"/>
            <w:lang w:val="en-US"/>
            <w:rPrChange w:id="3456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67D17"/>
            <w:sz w:val="16"/>
            <w:szCs w:val="16"/>
            <w:lang w:val="en-US"/>
            <w:rPrChange w:id="3457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458" w:author="Carlos Rosales" w:date="2025-07-28T07:07:00Z">
              <w:rPr>
                <w:color w:val="067D17"/>
              </w:rPr>
            </w:rPrChange>
          </w:rPr>
          <w:t>Categoria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459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460" w:author="Carlos Rosales" w:date="2025-07-28T07:07:00Z">
              <w:rPr>
                <w:color w:val="067D17"/>
              </w:rPr>
            </w:rPrChange>
          </w:rPr>
          <w:t>guardada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461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462" w:author="Carlos Rosales" w:date="2025-07-28T07:07:00Z">
              <w:rPr>
                <w:color w:val="067D17"/>
              </w:rPr>
            </w:rPrChange>
          </w:rPr>
          <w:t>correctamente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463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464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465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66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467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68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469" w:author="Carlos Rosales" w:date="2025-07-28T07:07:00Z">
              <w:rPr>
                <w:color w:val="067D17"/>
              </w:rPr>
            </w:rPrChange>
          </w:rPr>
          <w:t>"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470" w:author="Carlos Rosales" w:date="2025-07-28T07:07:00Z">
              <w:rPr>
                <w:color w:val="067D17"/>
              </w:rPr>
            </w:rPrChange>
          </w:rPr>
          <w:t>categoria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471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472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73" w:author="Carlos Rosales" w:date="2025-07-28T07:07:00Z">
              <w:rPr>
                <w:color w:val="000000"/>
              </w:rPr>
            </w:rPrChange>
          </w:rPr>
          <w:t>catPersisted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74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475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r w:rsidRPr="00B978A8">
          <w:rPr>
            <w:color w:val="0033B3"/>
            <w:sz w:val="16"/>
            <w:szCs w:val="16"/>
            <w:lang w:val="en-US"/>
            <w:rPrChange w:id="3476" w:author="Carlos Rosales" w:date="2025-07-28T07:07:00Z">
              <w:rPr>
                <w:color w:val="0033B3"/>
              </w:rPr>
            </w:rPrChange>
          </w:rPr>
          <w:t xml:space="preserve">return 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477" w:author="Carlos Rosales" w:date="2025-07-28T07:07:00Z">
              <w:rPr>
                <w:color w:val="080808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78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479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480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81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482" w:author="Carlos Rosales" w:date="2025-07-28T07:07:00Z">
              <w:rPr>
                <w:color w:val="080808"/>
              </w:rPr>
            </w:rPrChange>
          </w:rPr>
          <w:t>,</w:t>
        </w:r>
        <w:r w:rsidRPr="00B978A8">
          <w:rPr>
            <w:color w:val="000000"/>
            <w:sz w:val="16"/>
            <w:szCs w:val="16"/>
            <w:lang w:val="en-US"/>
            <w:rPrChange w:id="3483" w:author="Carlos Rosales" w:date="2025-07-28T07:07:00Z">
              <w:rPr>
                <w:color w:val="000000"/>
              </w:rPr>
            </w:rPrChange>
          </w:rPr>
          <w:t>Object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84" w:author="Carlos Rosales" w:date="2025-07-28T07:07:00Z">
              <w:rPr>
                <w:color w:val="080808"/>
              </w:rPr>
            </w:rPrChange>
          </w:rPr>
          <w:t>&gt;&gt;(</w:t>
        </w:r>
        <w:r w:rsidRPr="00B978A8">
          <w:rPr>
            <w:color w:val="000000"/>
            <w:sz w:val="16"/>
            <w:szCs w:val="16"/>
            <w:lang w:val="en-US"/>
            <w:rPrChange w:id="3485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486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87" w:author="Carlos Rosales" w:date="2025-07-28T07:07:00Z">
              <w:rPr>
                <w:color w:val="000000"/>
              </w:rPr>
            </w:rPrChange>
          </w:rPr>
          <w:t>HttpStatus</w:t>
        </w:r>
        <w:r w:rsidRPr="00B978A8">
          <w:rPr>
            <w:color w:val="080808"/>
            <w:sz w:val="16"/>
            <w:szCs w:val="16"/>
            <w:lang w:val="en-US"/>
            <w:rPrChange w:id="3488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sz w:val="16"/>
            <w:szCs w:val="16"/>
            <w:lang w:val="en-US"/>
            <w:rPrChange w:id="3489" w:author="Carlos Rosales" w:date="2025-07-28T07:07:00Z">
              <w:rPr>
                <w:i/>
                <w:iCs/>
                <w:color w:val="871094"/>
              </w:rPr>
            </w:rPrChange>
          </w:rPr>
          <w:t>CREATED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490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491" w:author="Carlos Rosales" w:date="2025-07-28T07:07:00Z">
              <w:rPr>
                <w:color w:val="080808"/>
              </w:rPr>
            </w:rPrChange>
          </w:rPr>
          <w:br/>
          <w:t xml:space="preserve">        }</w:t>
        </w:r>
        <w:r w:rsidRPr="00B978A8">
          <w:rPr>
            <w:color w:val="0033B3"/>
            <w:sz w:val="16"/>
            <w:szCs w:val="16"/>
            <w:lang w:val="en-US"/>
            <w:rPrChange w:id="3492" w:author="Carlos Rosales" w:date="2025-07-28T07:07:00Z">
              <w:rPr>
                <w:color w:val="0033B3"/>
              </w:rPr>
            </w:rPrChange>
          </w:rPr>
          <w:t xml:space="preserve">catch </w:t>
        </w:r>
        <w:r w:rsidRPr="00B978A8">
          <w:rPr>
            <w:color w:val="080808"/>
            <w:sz w:val="16"/>
            <w:szCs w:val="16"/>
            <w:lang w:val="en-US"/>
            <w:rPrChange w:id="3493" w:author="Carlos Rosales" w:date="2025-07-28T07:07:00Z">
              <w:rPr>
                <w:color w:val="080808"/>
              </w:rPr>
            </w:rPrChange>
          </w:rPr>
          <w:t>(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94" w:author="Carlos Rosales" w:date="2025-07-28T07:07:00Z">
              <w:rPr>
                <w:color w:val="000000"/>
              </w:rPr>
            </w:rPrChange>
          </w:rPr>
          <w:t>DataAccessException</w:t>
        </w:r>
        <w:proofErr w:type="spellEnd"/>
        <w:r w:rsidRPr="00B978A8">
          <w:rPr>
            <w:color w:val="000000"/>
            <w:sz w:val="16"/>
            <w:szCs w:val="16"/>
            <w:lang w:val="en-US"/>
            <w:rPrChange w:id="3495" w:author="Carlos Rosales" w:date="2025-07-28T07:07:00Z">
              <w:rPr>
                <w:color w:val="000000"/>
              </w:rPr>
            </w:rPrChange>
          </w:rPr>
          <w:t xml:space="preserve"> e</w:t>
        </w:r>
        <w:r w:rsidRPr="00B978A8">
          <w:rPr>
            <w:color w:val="080808"/>
            <w:sz w:val="16"/>
            <w:szCs w:val="16"/>
            <w:lang w:val="en-US"/>
            <w:rPrChange w:id="3496" w:author="Carlos Rosales" w:date="2025-07-28T07:07:00Z">
              <w:rPr>
                <w:color w:val="080808"/>
              </w:rPr>
            </w:rPrChange>
          </w:rPr>
          <w:t>) {</w:t>
        </w:r>
        <w:r w:rsidRPr="00B978A8">
          <w:rPr>
            <w:color w:val="080808"/>
            <w:sz w:val="16"/>
            <w:szCs w:val="16"/>
            <w:lang w:val="en-US"/>
            <w:rPrChange w:id="3497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498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499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00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501" w:author="Carlos Rosales" w:date="2025-07-28T07:07:00Z">
              <w:rPr>
                <w:color w:val="067D17"/>
              </w:rPr>
            </w:rPrChange>
          </w:rPr>
          <w:t>"message"</w:t>
        </w:r>
        <w:r w:rsidRPr="00B978A8">
          <w:rPr>
            <w:color w:val="080808"/>
            <w:sz w:val="16"/>
            <w:szCs w:val="16"/>
            <w:lang w:val="en-US"/>
            <w:rPrChange w:id="3502" w:author="Carlos Rosales" w:date="2025-07-28T07:07:00Z">
              <w:rPr>
                <w:color w:val="080808"/>
              </w:rPr>
            </w:rPrChange>
          </w:rPr>
          <w:t xml:space="preserve">, </w:t>
        </w:r>
        <w:r w:rsidRPr="00B978A8">
          <w:rPr>
            <w:color w:val="067D17"/>
            <w:sz w:val="16"/>
            <w:szCs w:val="16"/>
            <w:lang w:val="en-US"/>
            <w:rPrChange w:id="3503" w:author="Carlos Rosales" w:date="2025-07-28T07:07:00Z">
              <w:rPr>
                <w:color w:val="067D17"/>
              </w:rPr>
            </w:rPrChange>
          </w:rPr>
          <w:t xml:space="preserve">"Error al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504" w:author="Carlos Rosales" w:date="2025-07-28T07:07:00Z">
              <w:rPr>
                <w:color w:val="067D17"/>
              </w:rPr>
            </w:rPrChange>
          </w:rPr>
          <w:t>insertar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505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506" w:author="Carlos Rosales" w:date="2025-07-28T07:07:00Z">
              <w:rPr>
                <w:color w:val="067D17"/>
              </w:rPr>
            </w:rPrChange>
          </w:rPr>
          <w:t>el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507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508" w:author="Carlos Rosales" w:date="2025-07-28T07:07:00Z">
              <w:rPr>
                <w:color w:val="067D17"/>
              </w:rPr>
            </w:rPrChange>
          </w:rPr>
          <w:t>registro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509" w:author="Carlos Rosales" w:date="2025-07-28T07:07:00Z">
              <w:rPr>
                <w:color w:val="067D17"/>
              </w:rPr>
            </w:rPrChange>
          </w:rPr>
          <w:t xml:space="preserve">,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510" w:author="Carlos Rosales" w:date="2025-07-28T07:07:00Z">
              <w:rPr>
                <w:color w:val="067D17"/>
              </w:rPr>
            </w:rPrChange>
          </w:rPr>
          <w:t>intente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511" w:author="Carlos Rosales" w:date="2025-07-28T07:07:00Z">
              <w:rPr>
                <w:color w:val="067D17"/>
              </w:rPr>
            </w:rPrChange>
          </w:rPr>
          <w:t xml:space="preserve"> </w:t>
        </w:r>
        <w:proofErr w:type="spellStart"/>
        <w:r w:rsidRPr="00B978A8">
          <w:rPr>
            <w:color w:val="067D17"/>
            <w:sz w:val="16"/>
            <w:szCs w:val="16"/>
            <w:lang w:val="en-US"/>
            <w:rPrChange w:id="3512" w:author="Carlos Rosales" w:date="2025-07-28T07:07:00Z">
              <w:rPr>
                <w:color w:val="067D17"/>
              </w:rPr>
            </w:rPrChange>
          </w:rPr>
          <w:t>nuevamente</w:t>
        </w:r>
        <w:proofErr w:type="spellEnd"/>
        <w:r w:rsidRPr="00B978A8">
          <w:rPr>
            <w:color w:val="067D17"/>
            <w:sz w:val="16"/>
            <w:szCs w:val="16"/>
            <w:lang w:val="en-US"/>
            <w:rPrChange w:id="3513" w:author="Carlos Rosales" w:date="2025-07-28T07:07:00Z">
              <w:rPr>
                <w:color w:val="067D17"/>
              </w:rPr>
            </w:rPrChange>
          </w:rPr>
          <w:t>"</w:t>
        </w:r>
        <w:r w:rsidRPr="00B978A8">
          <w:rPr>
            <w:color w:val="080808"/>
            <w:sz w:val="16"/>
            <w:szCs w:val="16"/>
            <w:lang w:val="en-US"/>
            <w:rPrChange w:id="3514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515" w:author="Carlos Rosales" w:date="2025-07-28T07:07:00Z">
              <w:rPr>
                <w:color w:val="080808"/>
              </w:rPr>
            </w:rPrChange>
          </w:rPr>
          <w:br/>
          <w:t xml:space="preserve">           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516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517" w:author="Carlos Rosales" w:date="2025-07-28T07:07:00Z">
              <w:rPr>
                <w:color w:val="080808"/>
              </w:rPr>
            </w:rPrChange>
          </w:rPr>
          <w:t>.put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18" w:author="Carlos Rosales" w:date="2025-07-28T07:07:00Z">
              <w:rPr>
                <w:color w:val="080808"/>
              </w:rPr>
            </w:rPrChange>
          </w:rPr>
          <w:t>(</w:t>
        </w:r>
        <w:r w:rsidRPr="00B978A8">
          <w:rPr>
            <w:color w:val="067D17"/>
            <w:sz w:val="16"/>
            <w:szCs w:val="16"/>
            <w:lang w:val="en-US"/>
            <w:rPrChange w:id="3519" w:author="Carlos Rosales" w:date="2025-07-28T07:07:00Z">
              <w:rPr>
                <w:color w:val="067D17"/>
              </w:rPr>
            </w:rPrChange>
          </w:rPr>
          <w:t>"error"</w:t>
        </w:r>
        <w:r w:rsidRPr="00B978A8">
          <w:rPr>
            <w:color w:val="080808"/>
            <w:sz w:val="16"/>
            <w:szCs w:val="16"/>
            <w:lang w:val="en-US"/>
            <w:rPrChange w:id="3520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521" w:author="Carlos Rosales" w:date="2025-07-28T07:07:00Z">
              <w:rPr>
                <w:color w:val="000000"/>
              </w:rPr>
            </w:rPrChange>
          </w:rPr>
          <w:t>e</w:t>
        </w:r>
        <w:r w:rsidRPr="00B978A8">
          <w:rPr>
            <w:color w:val="080808"/>
            <w:sz w:val="16"/>
            <w:szCs w:val="16"/>
            <w:lang w:val="en-US"/>
            <w:rPrChange w:id="3522" w:author="Carlos Rosales" w:date="2025-07-28T07:07:00Z">
              <w:rPr>
                <w:color w:val="080808"/>
              </w:rPr>
            </w:rPrChange>
          </w:rPr>
          <w:t>.getMessage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23" w:author="Carlos Rosales" w:date="2025-07-28T07:07:00Z">
              <w:rPr>
                <w:color w:val="080808"/>
              </w:rPr>
            </w:rPrChange>
          </w:rPr>
          <w:t>());</w:t>
        </w:r>
        <w:r w:rsidRPr="00B978A8">
          <w:rPr>
            <w:color w:val="080808"/>
            <w:sz w:val="16"/>
            <w:szCs w:val="16"/>
            <w:lang w:val="en-US"/>
            <w:rPrChange w:id="3524" w:author="Carlos Rosales" w:date="2025-07-28T07:07:00Z">
              <w:rPr>
                <w:color w:val="080808"/>
              </w:rPr>
            </w:rPrChange>
          </w:rPr>
          <w:br/>
        </w:r>
        <w:r w:rsidRPr="00B978A8">
          <w:rPr>
            <w:color w:val="080808"/>
            <w:sz w:val="16"/>
            <w:szCs w:val="16"/>
            <w:lang w:val="en-US"/>
            <w:rPrChange w:id="3525" w:author="Carlos Rosales" w:date="2025-07-28T07:07:00Z">
              <w:rPr>
                <w:color w:val="080808"/>
              </w:rPr>
            </w:rPrChange>
          </w:rPr>
          <w:lastRenderedPageBreak/>
          <w:t xml:space="preserve">            </w:t>
        </w:r>
        <w:r w:rsidRPr="00B978A8">
          <w:rPr>
            <w:color w:val="0033B3"/>
            <w:sz w:val="16"/>
            <w:szCs w:val="16"/>
            <w:lang w:val="en-US"/>
            <w:rPrChange w:id="3526" w:author="Carlos Rosales" w:date="2025-07-28T07:07:00Z">
              <w:rPr>
                <w:color w:val="0033B3"/>
              </w:rPr>
            </w:rPrChange>
          </w:rPr>
          <w:t xml:space="preserve">return new </w:t>
        </w:r>
        <w:proofErr w:type="spellStart"/>
        <w:r w:rsidRPr="00B978A8">
          <w:rPr>
            <w:color w:val="080808"/>
            <w:sz w:val="16"/>
            <w:szCs w:val="16"/>
            <w:lang w:val="en-US"/>
            <w:rPrChange w:id="3527" w:author="Carlos Rosales" w:date="2025-07-28T07:07:00Z">
              <w:rPr>
                <w:color w:val="080808"/>
              </w:rPr>
            </w:rPrChange>
          </w:rPr>
          <w:t>ResponseEntity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28" w:author="Carlos Rosales" w:date="2025-07-28T07:07:00Z">
              <w:rPr>
                <w:color w:val="080808"/>
              </w:rPr>
            </w:rPrChange>
          </w:rPr>
          <w:t>&lt;</w:t>
        </w:r>
        <w:r w:rsidRPr="00B978A8">
          <w:rPr>
            <w:color w:val="000000"/>
            <w:sz w:val="16"/>
            <w:szCs w:val="16"/>
            <w:lang w:val="en-US"/>
            <w:rPrChange w:id="3529" w:author="Carlos Rosales" w:date="2025-07-28T07:07:00Z">
              <w:rPr>
                <w:color w:val="000000"/>
              </w:rPr>
            </w:rPrChange>
          </w:rPr>
          <w:t>Map</w:t>
        </w:r>
        <w:r w:rsidRPr="00B978A8">
          <w:rPr>
            <w:color w:val="080808"/>
            <w:sz w:val="16"/>
            <w:szCs w:val="16"/>
            <w:lang w:val="en-US"/>
            <w:rPrChange w:id="3530" w:author="Carlos Rosales" w:date="2025-07-28T07:07:00Z">
              <w:rPr>
                <w:color w:val="080808"/>
              </w:rPr>
            </w:rPrChange>
          </w:rPr>
          <w:t>&lt;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531" w:author="Carlos Rosales" w:date="2025-07-28T07:07:00Z">
              <w:rPr>
                <w:color w:val="000000"/>
              </w:rPr>
            </w:rPrChange>
          </w:rPr>
          <w:t>String</w:t>
        </w:r>
        <w:r w:rsidRPr="00B978A8">
          <w:rPr>
            <w:color w:val="080808"/>
            <w:sz w:val="16"/>
            <w:szCs w:val="16"/>
            <w:lang w:val="en-US"/>
            <w:rPrChange w:id="3532" w:author="Carlos Rosales" w:date="2025-07-28T07:07:00Z">
              <w:rPr>
                <w:color w:val="080808"/>
              </w:rPr>
            </w:rPrChange>
          </w:rPr>
          <w:t>,</w:t>
        </w:r>
        <w:r w:rsidRPr="00B978A8">
          <w:rPr>
            <w:color w:val="000000"/>
            <w:sz w:val="16"/>
            <w:szCs w:val="16"/>
            <w:lang w:val="en-US"/>
            <w:rPrChange w:id="3533" w:author="Carlos Rosales" w:date="2025-07-28T07:07:00Z">
              <w:rPr>
                <w:color w:val="000000"/>
              </w:rPr>
            </w:rPrChange>
          </w:rPr>
          <w:t>Object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34" w:author="Carlos Rosales" w:date="2025-07-28T07:07:00Z">
              <w:rPr>
                <w:color w:val="080808"/>
              </w:rPr>
            </w:rPrChange>
          </w:rPr>
          <w:t>&gt;&gt;(</w:t>
        </w:r>
        <w:r w:rsidRPr="00B978A8">
          <w:rPr>
            <w:color w:val="000000"/>
            <w:sz w:val="16"/>
            <w:szCs w:val="16"/>
            <w:lang w:val="en-US"/>
            <w:rPrChange w:id="3535" w:author="Carlos Rosales" w:date="2025-07-28T07:07:00Z">
              <w:rPr>
                <w:color w:val="000000"/>
              </w:rPr>
            </w:rPrChange>
          </w:rPr>
          <w:t>response</w:t>
        </w:r>
        <w:r w:rsidRPr="00B978A8">
          <w:rPr>
            <w:color w:val="080808"/>
            <w:sz w:val="16"/>
            <w:szCs w:val="16"/>
            <w:lang w:val="en-US"/>
            <w:rPrChange w:id="3536" w:author="Carlos Rosales" w:date="2025-07-28T07:07:00Z">
              <w:rPr>
                <w:color w:val="080808"/>
              </w:rPr>
            </w:rPrChange>
          </w:rPr>
          <w:t xml:space="preserve">, </w:t>
        </w:r>
        <w:proofErr w:type="spellStart"/>
        <w:r w:rsidRPr="00B978A8">
          <w:rPr>
            <w:color w:val="000000"/>
            <w:sz w:val="16"/>
            <w:szCs w:val="16"/>
            <w:lang w:val="en-US"/>
            <w:rPrChange w:id="3537" w:author="Carlos Rosales" w:date="2025-07-28T07:07:00Z">
              <w:rPr>
                <w:color w:val="000000"/>
              </w:rPr>
            </w:rPrChange>
          </w:rPr>
          <w:t>HttpStatus</w:t>
        </w:r>
        <w:r w:rsidRPr="00B978A8">
          <w:rPr>
            <w:color w:val="080808"/>
            <w:sz w:val="16"/>
            <w:szCs w:val="16"/>
            <w:lang w:val="en-US"/>
            <w:rPrChange w:id="3538" w:author="Carlos Rosales" w:date="2025-07-28T07:07:00Z">
              <w:rPr>
                <w:color w:val="080808"/>
              </w:rPr>
            </w:rPrChange>
          </w:rPr>
          <w:t>.</w:t>
        </w:r>
        <w:r w:rsidRPr="00B978A8">
          <w:rPr>
            <w:i/>
            <w:iCs/>
            <w:color w:val="871094"/>
            <w:sz w:val="16"/>
            <w:szCs w:val="16"/>
            <w:lang w:val="en-US"/>
            <w:rPrChange w:id="3539" w:author="Carlos Rosales" w:date="2025-07-28T07:07:00Z">
              <w:rPr>
                <w:i/>
                <w:iCs/>
                <w:color w:val="871094"/>
              </w:rPr>
            </w:rPrChange>
          </w:rPr>
          <w:t>INTERNAL_SERVER_ERROR</w:t>
        </w:r>
        <w:proofErr w:type="spellEnd"/>
        <w:r w:rsidRPr="00B978A8">
          <w:rPr>
            <w:color w:val="080808"/>
            <w:sz w:val="16"/>
            <w:szCs w:val="16"/>
            <w:lang w:val="en-US"/>
            <w:rPrChange w:id="3540" w:author="Carlos Rosales" w:date="2025-07-28T07:07:00Z">
              <w:rPr>
                <w:color w:val="080808"/>
              </w:rPr>
            </w:rPrChange>
          </w:rPr>
          <w:t>);</w:t>
        </w:r>
        <w:r w:rsidRPr="00B978A8">
          <w:rPr>
            <w:color w:val="080808"/>
            <w:sz w:val="16"/>
            <w:szCs w:val="16"/>
            <w:lang w:val="en-US"/>
            <w:rPrChange w:id="3541" w:author="Carlos Rosales" w:date="2025-07-28T07:07:00Z">
              <w:rPr>
                <w:color w:val="080808"/>
              </w:rPr>
            </w:rPrChange>
          </w:rPr>
          <w:br/>
          <w:t xml:space="preserve">        }</w:t>
        </w:r>
        <w:r w:rsidRPr="00B978A8">
          <w:rPr>
            <w:color w:val="080808"/>
            <w:sz w:val="16"/>
            <w:szCs w:val="16"/>
            <w:lang w:val="en-US"/>
            <w:rPrChange w:id="3542" w:author="Carlos Rosales" w:date="2025-07-28T07:07:00Z">
              <w:rPr>
                <w:color w:val="080808"/>
              </w:rPr>
            </w:rPrChange>
          </w:rPr>
          <w:br/>
          <w:t xml:space="preserve">    }</w:t>
        </w:r>
        <w:r w:rsidRPr="00B978A8">
          <w:rPr>
            <w:color w:val="080808"/>
            <w:sz w:val="16"/>
            <w:szCs w:val="16"/>
            <w:lang w:val="en-US"/>
            <w:rPrChange w:id="3543" w:author="Carlos Rosales" w:date="2025-07-28T07:07:00Z">
              <w:rPr>
                <w:color w:val="080808"/>
              </w:rPr>
            </w:rPrChange>
          </w:rPr>
          <w:br/>
          <w:t>}</w:t>
        </w:r>
      </w:ins>
    </w:p>
    <w:p w14:paraId="548889EF" w14:textId="77777777" w:rsidR="005D35D1" w:rsidRPr="00B978A8" w:rsidRDefault="005D35D1" w:rsidP="005D35D1">
      <w:pPr>
        <w:spacing w:line="240" w:lineRule="auto"/>
        <w:ind w:left="360" w:firstLine="0"/>
        <w:jc w:val="left"/>
        <w:rPr>
          <w:ins w:id="3544" w:author="Carlos Rosales" w:date="2025-07-25T08:36:00Z"/>
          <w:b/>
          <w:bCs/>
          <w:sz w:val="22"/>
          <w:szCs w:val="20"/>
          <w:lang w:val="en-US"/>
          <w:rPrChange w:id="3545" w:author="Carlos Rosales" w:date="2025-07-28T07:07:00Z">
            <w:rPr>
              <w:ins w:id="3546" w:author="Carlos Rosales" w:date="2025-07-25T08:36:00Z"/>
              <w:b/>
              <w:bCs/>
              <w:sz w:val="22"/>
              <w:szCs w:val="20"/>
            </w:rPr>
          </w:rPrChange>
        </w:rPr>
      </w:pPr>
    </w:p>
    <w:p w14:paraId="4A1C2E82" w14:textId="3323A7DD" w:rsidR="00C23204" w:rsidRDefault="00C23204" w:rsidP="00C23204">
      <w:pPr>
        <w:pStyle w:val="Prrafodelista"/>
        <w:numPr>
          <w:ilvl w:val="0"/>
          <w:numId w:val="6"/>
        </w:numPr>
        <w:spacing w:line="240" w:lineRule="auto"/>
        <w:jc w:val="left"/>
        <w:rPr>
          <w:ins w:id="3547" w:author="Carlos Rosales" w:date="2025-07-25T08:38:00Z"/>
          <w:b/>
          <w:bCs/>
          <w:sz w:val="22"/>
          <w:szCs w:val="20"/>
        </w:rPr>
      </w:pPr>
      <w:ins w:id="3548" w:author="Carlos Rosales" w:date="2025-07-25T08:37:00Z">
        <w:r>
          <w:rPr>
            <w:b/>
            <w:bCs/>
            <w:sz w:val="22"/>
            <w:szCs w:val="20"/>
          </w:rPr>
          <w:t xml:space="preserve">En </w:t>
        </w:r>
        <w:proofErr w:type="spellStart"/>
        <w:r>
          <w:rPr>
            <w:b/>
            <w:bCs/>
            <w:sz w:val="22"/>
            <w:szCs w:val="20"/>
          </w:rPr>
          <w:t>pgAdmin</w:t>
        </w:r>
        <w:proofErr w:type="spellEnd"/>
        <w:r>
          <w:rPr>
            <w:b/>
            <w:bCs/>
            <w:sz w:val="22"/>
            <w:szCs w:val="20"/>
          </w:rPr>
          <w:t xml:space="preserve">, en la base de datos </w:t>
        </w:r>
        <w:proofErr w:type="spellStart"/>
        <w:r>
          <w:rPr>
            <w:b/>
            <w:bCs/>
            <w:sz w:val="22"/>
            <w:szCs w:val="20"/>
          </w:rPr>
          <w:t>orders</w:t>
        </w:r>
        <w:proofErr w:type="spellEnd"/>
        <w:r>
          <w:rPr>
            <w:b/>
            <w:bCs/>
            <w:sz w:val="22"/>
            <w:szCs w:val="20"/>
          </w:rPr>
          <w:t>, se debe modificar el NOT NULL (desactivarlo)</w:t>
        </w:r>
      </w:ins>
      <w:ins w:id="3549" w:author="Carlos Rosales" w:date="2025-07-25T08:38:00Z">
        <w:r>
          <w:rPr>
            <w:b/>
            <w:bCs/>
            <w:sz w:val="22"/>
            <w:szCs w:val="20"/>
          </w:rPr>
          <w:t xml:space="preserve"> en la tabla Categorias, y de igual forma en la clase </w:t>
        </w:r>
      </w:ins>
      <w:ins w:id="3550" w:author="Carlos Rosales" w:date="2025-07-25T08:40:00Z">
        <w:r>
          <w:rPr>
            <w:b/>
            <w:bCs/>
            <w:sz w:val="22"/>
            <w:szCs w:val="20"/>
          </w:rPr>
          <w:t>Categoria.java.</w:t>
        </w:r>
      </w:ins>
    </w:p>
    <w:p w14:paraId="599B6822" w14:textId="3BC7E279" w:rsidR="00C23204" w:rsidRDefault="00C23204" w:rsidP="00C23204">
      <w:pPr>
        <w:spacing w:line="240" w:lineRule="auto"/>
        <w:ind w:firstLine="0"/>
        <w:jc w:val="left"/>
        <w:rPr>
          <w:ins w:id="3551" w:author="Carlos Rosales" w:date="2025-07-25T08:38:00Z"/>
          <w:b/>
          <w:bCs/>
          <w:sz w:val="22"/>
          <w:szCs w:val="20"/>
        </w:rPr>
      </w:pPr>
      <w:ins w:id="3552" w:author="Carlos Rosales" w:date="2025-07-25T08:38:00Z">
        <w:r>
          <w:rPr>
            <w:b/>
            <w:bCs/>
            <w:sz w:val="22"/>
            <w:szCs w:val="20"/>
          </w:rPr>
          <w:t>NOT NULL desactivado:</w:t>
        </w:r>
      </w:ins>
    </w:p>
    <w:p w14:paraId="4AB34040" w14:textId="373AD616" w:rsidR="00C23204" w:rsidRDefault="00C23204" w:rsidP="00C23204">
      <w:pPr>
        <w:spacing w:line="240" w:lineRule="auto"/>
        <w:ind w:firstLine="0"/>
        <w:jc w:val="left"/>
        <w:rPr>
          <w:ins w:id="3553" w:author="Carlos Rosales" w:date="2025-07-25T08:39:00Z"/>
          <w:b/>
          <w:bCs/>
          <w:sz w:val="22"/>
          <w:szCs w:val="20"/>
        </w:rPr>
      </w:pPr>
      <w:ins w:id="3554" w:author="Carlos Rosales" w:date="2025-07-25T08:38:00Z">
        <w:r w:rsidRPr="00C23204">
          <w:rPr>
            <w:b/>
            <w:bCs/>
            <w:noProof/>
            <w:sz w:val="22"/>
            <w:szCs w:val="20"/>
          </w:rPr>
          <w:drawing>
            <wp:inline distT="0" distB="0" distL="0" distR="0" wp14:anchorId="50A41659" wp14:editId="55DCD022">
              <wp:extent cx="5612130" cy="2034540"/>
              <wp:effectExtent l="0" t="0" r="7620" b="3810"/>
              <wp:docPr id="627954356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7954356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2034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599439" w14:textId="77777777" w:rsidR="00C23204" w:rsidRDefault="00C23204" w:rsidP="00C23204">
      <w:pPr>
        <w:spacing w:line="240" w:lineRule="auto"/>
        <w:ind w:firstLine="0"/>
        <w:jc w:val="left"/>
        <w:rPr>
          <w:ins w:id="3555" w:author="Carlos Rosales" w:date="2025-07-25T08:39:00Z"/>
          <w:b/>
          <w:bCs/>
          <w:sz w:val="22"/>
          <w:szCs w:val="20"/>
        </w:rPr>
      </w:pPr>
    </w:p>
    <w:p w14:paraId="0B886E2F" w14:textId="74179FF2" w:rsidR="00C23204" w:rsidRDefault="00C23204" w:rsidP="00C23204">
      <w:pPr>
        <w:spacing w:line="240" w:lineRule="auto"/>
        <w:ind w:firstLine="0"/>
        <w:jc w:val="left"/>
        <w:rPr>
          <w:ins w:id="3556" w:author="Carlos Rosales" w:date="2025-07-25T08:39:00Z"/>
          <w:b/>
          <w:bCs/>
          <w:sz w:val="22"/>
          <w:szCs w:val="20"/>
        </w:rPr>
      </w:pPr>
      <w:ins w:id="3557" w:author="Carlos Rosales" w:date="2025-07-25T08:38:00Z">
        <w:r>
          <w:rPr>
            <w:b/>
            <w:bCs/>
            <w:sz w:val="22"/>
            <w:szCs w:val="20"/>
          </w:rPr>
          <w:t>En el código de la clase Categori</w:t>
        </w:r>
      </w:ins>
      <w:ins w:id="3558" w:author="Carlos Rosales" w:date="2025-07-25T08:39:00Z">
        <w:r>
          <w:rPr>
            <w:b/>
            <w:bCs/>
            <w:sz w:val="22"/>
            <w:szCs w:val="20"/>
          </w:rPr>
          <w:t>a.java, en el @Column de “descripción” cam</w:t>
        </w:r>
      </w:ins>
      <w:ins w:id="3559" w:author="Carlos Rosales" w:date="2025-07-25T08:40:00Z">
        <w:r>
          <w:rPr>
            <w:b/>
            <w:bCs/>
            <w:sz w:val="22"/>
            <w:szCs w:val="20"/>
          </w:rPr>
          <w:t>biar el “</w:t>
        </w:r>
        <w:proofErr w:type="spellStart"/>
        <w:r>
          <w:rPr>
            <w:b/>
            <w:bCs/>
            <w:sz w:val="22"/>
            <w:szCs w:val="20"/>
          </w:rPr>
          <w:t>nullable</w:t>
        </w:r>
        <w:proofErr w:type="spellEnd"/>
        <w:r>
          <w:rPr>
            <w:b/>
            <w:bCs/>
            <w:sz w:val="22"/>
            <w:szCs w:val="20"/>
          </w:rPr>
          <w:t xml:space="preserve"> = false” a “</w:t>
        </w:r>
        <w:proofErr w:type="spellStart"/>
        <w:r>
          <w:rPr>
            <w:b/>
            <w:bCs/>
            <w:sz w:val="22"/>
            <w:szCs w:val="20"/>
          </w:rPr>
          <w:t>nullable</w:t>
        </w:r>
        <w:proofErr w:type="spellEnd"/>
        <w:r>
          <w:rPr>
            <w:b/>
            <w:bCs/>
            <w:sz w:val="22"/>
            <w:szCs w:val="20"/>
          </w:rPr>
          <w:t xml:space="preserve"> = true”</w:t>
        </w:r>
      </w:ins>
      <w:ins w:id="3560" w:author="Carlos Rosales" w:date="2025-07-25T08:39:00Z">
        <w:r>
          <w:rPr>
            <w:b/>
            <w:bCs/>
            <w:sz w:val="22"/>
            <w:szCs w:val="20"/>
          </w:rPr>
          <w:t>:</w:t>
        </w:r>
      </w:ins>
    </w:p>
    <w:p w14:paraId="6C39648A" w14:textId="550E4845" w:rsidR="00C23204" w:rsidRDefault="00C23204" w:rsidP="00C23204">
      <w:pPr>
        <w:spacing w:line="240" w:lineRule="auto"/>
        <w:ind w:firstLine="0"/>
        <w:jc w:val="left"/>
        <w:rPr>
          <w:ins w:id="3561" w:author="Carlos Rosales" w:date="2025-07-25T08:41:00Z"/>
          <w:b/>
          <w:bCs/>
          <w:sz w:val="22"/>
          <w:szCs w:val="20"/>
        </w:rPr>
      </w:pPr>
      <w:ins w:id="3562" w:author="Carlos Rosales" w:date="2025-07-25T08:39:00Z">
        <w:r w:rsidRPr="00C23204">
          <w:rPr>
            <w:b/>
            <w:bCs/>
            <w:noProof/>
            <w:sz w:val="22"/>
            <w:szCs w:val="20"/>
          </w:rPr>
          <w:drawing>
            <wp:inline distT="0" distB="0" distL="0" distR="0" wp14:anchorId="1FF75250" wp14:editId="4F2A22DB">
              <wp:extent cx="5257800" cy="1776396"/>
              <wp:effectExtent l="0" t="0" r="0" b="0"/>
              <wp:docPr id="2087801535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87801535" name="Imagen 1" descr="Interfaz de usuario gráfica, Texto, Aplicación, Correo electrónico&#10;&#10;El contenido generado por IA puede ser incorrecto.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0612" cy="17773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8E1F18" w14:textId="77777777" w:rsidR="00C23204" w:rsidRDefault="00C23204" w:rsidP="00C23204">
      <w:pPr>
        <w:spacing w:line="240" w:lineRule="auto"/>
        <w:ind w:firstLine="0"/>
        <w:jc w:val="left"/>
        <w:rPr>
          <w:ins w:id="3563" w:author="Carlos Rosales" w:date="2025-07-25T08:41:00Z"/>
          <w:b/>
          <w:bCs/>
          <w:sz w:val="22"/>
          <w:szCs w:val="20"/>
        </w:rPr>
      </w:pPr>
    </w:p>
    <w:p w14:paraId="2D70913B" w14:textId="7372586F" w:rsidR="00C23204" w:rsidRDefault="00C23204" w:rsidP="00C23204">
      <w:pPr>
        <w:spacing w:line="240" w:lineRule="auto"/>
        <w:ind w:firstLine="0"/>
        <w:jc w:val="left"/>
        <w:rPr>
          <w:ins w:id="3564" w:author="Carlos Rosales" w:date="2025-07-25T08:41:00Z"/>
          <w:b/>
          <w:bCs/>
          <w:sz w:val="22"/>
          <w:szCs w:val="20"/>
        </w:rPr>
      </w:pPr>
      <w:ins w:id="3565" w:author="Carlos Rosales" w:date="2025-07-25T08:41:00Z">
        <w:r>
          <w:rPr>
            <w:b/>
            <w:bCs/>
            <w:sz w:val="22"/>
            <w:szCs w:val="20"/>
          </w:rPr>
          <w:t xml:space="preserve">Al realizar lo anterior (solo si es absolutamente necesario), se debe realizar una petición GET </w:t>
        </w:r>
      </w:ins>
      <w:ins w:id="3566" w:author="Carlos Rosales" w:date="2025-07-25T08:42:00Z">
        <w:r>
          <w:rPr>
            <w:b/>
            <w:bCs/>
            <w:sz w:val="22"/>
            <w:szCs w:val="20"/>
          </w:rPr>
          <w:t xml:space="preserve">y POST </w:t>
        </w:r>
      </w:ins>
      <w:ins w:id="3567" w:author="Carlos Rosales" w:date="2025-07-25T08:41:00Z">
        <w:r>
          <w:rPr>
            <w:b/>
            <w:bCs/>
            <w:sz w:val="22"/>
            <w:szCs w:val="20"/>
          </w:rPr>
          <w:t>en Postman.</w:t>
        </w:r>
      </w:ins>
    </w:p>
    <w:p w14:paraId="1F295220" w14:textId="77777777" w:rsidR="00C23204" w:rsidRDefault="00C23204" w:rsidP="00C23204">
      <w:pPr>
        <w:spacing w:line="240" w:lineRule="auto"/>
        <w:ind w:firstLine="0"/>
        <w:jc w:val="left"/>
        <w:rPr>
          <w:ins w:id="3568" w:author="Carlos Rosales" w:date="2025-07-25T08:41:00Z"/>
          <w:b/>
          <w:bCs/>
          <w:sz w:val="22"/>
          <w:szCs w:val="20"/>
        </w:rPr>
      </w:pPr>
    </w:p>
    <w:p w14:paraId="6FB74080" w14:textId="7F7271C8" w:rsidR="00C23204" w:rsidRDefault="00C23204" w:rsidP="00C23204">
      <w:pPr>
        <w:spacing w:line="240" w:lineRule="auto"/>
        <w:ind w:firstLine="0"/>
        <w:jc w:val="left"/>
        <w:rPr>
          <w:ins w:id="3569" w:author="Carlos Rosales" w:date="2025-07-25T08:43:00Z"/>
          <w:b/>
          <w:bCs/>
          <w:color w:val="00B0F0"/>
          <w:sz w:val="22"/>
          <w:szCs w:val="20"/>
        </w:rPr>
      </w:pPr>
      <w:ins w:id="3570" w:author="Carlos Rosales" w:date="2025-07-25T08:42:00Z">
        <w:r w:rsidRPr="00C23204">
          <w:rPr>
            <w:b/>
            <w:bCs/>
            <w:color w:val="00B0F0"/>
            <w:sz w:val="22"/>
            <w:szCs w:val="20"/>
            <w:rPrChange w:id="3571" w:author="Carlos Rosales" w:date="2025-07-25T08:42:00Z">
              <w:rPr>
                <w:b/>
                <w:bCs/>
                <w:sz w:val="22"/>
                <w:szCs w:val="20"/>
              </w:rPr>
            </w:rPrChange>
          </w:rPr>
          <w:t>l</w:t>
        </w:r>
      </w:ins>
      <w:ins w:id="3572" w:author="Carlos Rosales" w:date="2025-07-25T08:41:00Z">
        <w:r w:rsidRPr="00C23204">
          <w:rPr>
            <w:b/>
            <w:bCs/>
            <w:color w:val="00B0F0"/>
            <w:sz w:val="22"/>
            <w:szCs w:val="20"/>
            <w:rPrChange w:id="3573" w:author="Carlos Rosales" w:date="2025-07-25T08:42:00Z">
              <w:rPr>
                <w:b/>
                <w:bCs/>
                <w:sz w:val="22"/>
                <w:szCs w:val="20"/>
              </w:rPr>
            </w:rPrChange>
          </w:rPr>
          <w:t>ocalhost:</w:t>
        </w:r>
      </w:ins>
      <w:ins w:id="3574" w:author="Carlos Rosales" w:date="2025-07-25T08:42:00Z">
        <w:r w:rsidRPr="00C23204">
          <w:rPr>
            <w:b/>
            <w:bCs/>
            <w:color w:val="00B0F0"/>
            <w:sz w:val="22"/>
            <w:szCs w:val="20"/>
            <w:rPrChange w:id="3575" w:author="Carlos Rosales" w:date="2025-07-25T08:42:00Z">
              <w:rPr>
                <w:b/>
                <w:bCs/>
                <w:sz w:val="22"/>
                <w:szCs w:val="20"/>
              </w:rPr>
            </w:rPrChange>
          </w:rPr>
          <w:t>8080/api/categorias</w:t>
        </w:r>
      </w:ins>
    </w:p>
    <w:p w14:paraId="3171DAB7" w14:textId="14080FA6" w:rsidR="00C23204" w:rsidRDefault="00C23204" w:rsidP="00C23204">
      <w:pPr>
        <w:spacing w:line="240" w:lineRule="auto"/>
        <w:ind w:firstLine="0"/>
        <w:jc w:val="left"/>
        <w:rPr>
          <w:ins w:id="3576" w:author="Carlos Rosales" w:date="2025-07-25T08:43:00Z"/>
          <w:b/>
          <w:bCs/>
          <w:sz w:val="22"/>
          <w:szCs w:val="20"/>
        </w:rPr>
      </w:pPr>
      <w:ins w:id="3577" w:author="Carlos Rosales" w:date="2025-07-25T08:43:00Z">
        <w:r>
          <w:rPr>
            <w:b/>
            <w:bCs/>
            <w:sz w:val="22"/>
            <w:szCs w:val="20"/>
          </w:rPr>
          <w:t>Configurar los Headers en Postman.</w:t>
        </w:r>
      </w:ins>
    </w:p>
    <w:p w14:paraId="727D6348" w14:textId="319450D0" w:rsidR="00C23204" w:rsidRDefault="00C23204" w:rsidP="00C23204">
      <w:pPr>
        <w:spacing w:line="240" w:lineRule="auto"/>
        <w:ind w:firstLine="0"/>
        <w:jc w:val="left"/>
        <w:rPr>
          <w:ins w:id="3578" w:author="Carlos Rosales" w:date="2025-07-25T08:43:00Z"/>
          <w:b/>
          <w:bCs/>
          <w:sz w:val="22"/>
          <w:szCs w:val="20"/>
        </w:rPr>
      </w:pPr>
      <w:ins w:id="3579" w:author="Carlos Rosales" w:date="2025-07-25T08:43:00Z">
        <w:r w:rsidRPr="00C23204">
          <w:rPr>
            <w:b/>
            <w:bCs/>
            <w:noProof/>
            <w:sz w:val="22"/>
            <w:szCs w:val="20"/>
          </w:rPr>
          <w:lastRenderedPageBreak/>
          <w:drawing>
            <wp:inline distT="0" distB="0" distL="0" distR="0" wp14:anchorId="21ECFB2E" wp14:editId="67C3EB22">
              <wp:extent cx="3387969" cy="1061442"/>
              <wp:effectExtent l="0" t="0" r="3175" b="5715"/>
              <wp:docPr id="1898552191" name="Imagen 1" descr="Interfaz de usuario gráfica, Texto, Aplicación, Correo electrónico&#10;&#10;El contenido generado por IA puede ser incorrecto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98552191" name="Imagen 1" descr="Interfaz de usuario gráfica, Texto, Aplicación, Correo electrónico&#10;&#10;El contenido generado por IA puede ser incorrecto."/>
                      <pic:cNvPicPr/>
                    </pic:nvPicPr>
                    <pic:blipFill rotWithShape="1">
                      <a:blip r:embed="rId29"/>
                      <a:srcRect t="3166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14901" cy="10698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CFC5226" w14:textId="726569D2" w:rsidR="00C23204" w:rsidRDefault="00C23204" w:rsidP="00C23204">
      <w:pPr>
        <w:spacing w:line="240" w:lineRule="auto"/>
        <w:ind w:firstLine="0"/>
        <w:jc w:val="left"/>
        <w:rPr>
          <w:ins w:id="3580" w:author="Carlos Rosales" w:date="2025-07-25T08:43:00Z"/>
          <w:b/>
          <w:bCs/>
          <w:sz w:val="22"/>
          <w:szCs w:val="20"/>
        </w:rPr>
      </w:pPr>
      <w:ins w:id="3581" w:author="Carlos Rosales" w:date="2025-07-25T08:43:00Z">
        <w:r>
          <w:rPr>
            <w:b/>
            <w:bCs/>
            <w:sz w:val="22"/>
            <w:szCs w:val="20"/>
          </w:rPr>
          <w:t>Comprobado:</w:t>
        </w:r>
      </w:ins>
    </w:p>
    <w:p w14:paraId="09E930F0" w14:textId="4A5D56E4" w:rsidR="005C23C1" w:rsidRPr="005D35D1" w:rsidRDefault="00C23204" w:rsidP="005D35D1">
      <w:pPr>
        <w:spacing w:line="240" w:lineRule="auto"/>
        <w:ind w:firstLine="0"/>
        <w:jc w:val="left"/>
        <w:rPr>
          <w:ins w:id="3582" w:author="Carlos Rosales" w:date="2025-07-25T08:13:00Z"/>
          <w:b/>
          <w:bCs/>
          <w:sz w:val="22"/>
          <w:szCs w:val="20"/>
          <w:rPrChange w:id="3583" w:author="Carlos Rosales" w:date="2025-07-25T08:31:00Z">
            <w:rPr>
              <w:ins w:id="3584" w:author="Carlos Rosales" w:date="2025-07-25T08:13:00Z"/>
            </w:rPr>
          </w:rPrChange>
        </w:rPr>
      </w:pPr>
      <w:r>
        <w:rPr>
          <w:b/>
          <w:bCs/>
          <w:noProof/>
          <w:sz w:val="22"/>
          <w:szCs w:val="20"/>
        </w:rPr>
        <mc:AlternateContent>
          <mc:Choice Requires="wpg">
            <w:drawing>
              <wp:inline distT="0" distB="0" distL="0" distR="0" wp14:anchorId="79DB52C6" wp14:editId="315FB88D">
                <wp:extent cx="5829300" cy="2110740"/>
                <wp:effectExtent l="0" t="0" r="0" b="3810"/>
                <wp:docPr id="126099743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2110740"/>
                          <a:chOff x="0" y="0"/>
                          <a:chExt cx="5829300" cy="2110740"/>
                        </a:xfrm>
                      </wpg:grpSpPr>
                      <pic:pic xmlns:pic="http://schemas.openxmlformats.org/drawingml/2006/picture">
                        <pic:nvPicPr>
                          <pic:cNvPr id="1145893235" name="Imagen 1" descr="Interfaz de usuario gráfica, Texto, Aplicación, Correo electrónic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7620"/>
                            <a:ext cx="2872740" cy="194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655526" name="Imagen 1" descr="Interfaz de usuario gráfica, Texto, Aplicación, Correo electrónic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2110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 xmlns:w16sdtfl="http://schemas.microsoft.com/office/word/2024/wordml/sdtformatlock">
            <w:pict>
              <v:group w14:anchorId="4D34A3D4" id="Grupo 2" o:spid="_x0000_s1026" style="width:459pt;height:166.2pt;mso-position-horizontal-relative:char;mso-position-vertical-relative:line" coordsize="58293,21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ED4CAAAAAAAAMAXh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ED4CAAAAAAAAMAXh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ED4CAAAAAAAAMAXh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ED4CAAAAAAAAMAXh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, Correo electrónico&#10;&#10;El contenido generado por IA puede ser incorrecto." style="position:absolute;left:29565;top:76;width:28728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">
                  <v:imagedata r:id="rId32" o:title="Interfaz de usuario gráfica, Texto, Aplicación, Correo electrónico&#10;&#10;El contenido generado por IA puede ser incorrecto"/>
                </v:shape>
                <v:shape id="Imagen 1" o:spid="_x0000_s1028" type="#_x0000_t75" alt="Interfaz de usuario gráfica, Texto, Aplicación, Correo electrónico&#10;&#10;El contenido generado por IA puede ser incorrecto." style="position:absolute;width:28822;height:2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">
                  <v:imagedata r:id="rId33" o:title="Interfaz de usuario gráfica, Texto, Aplicación, Correo electrónico&#10;&#10;El contenido generado por IA puede ser incorrecto"/>
                </v:shape>
                <w10:anchorlock/>
              </v:group>
            </w:pict>
          </mc:Fallback>
        </mc:AlternateContent>
      </w:r>
    </w:p>
    <w:p w14:paraId="09E3899F" w14:textId="57E9A6C5" w:rsidR="005C23C1" w:rsidRDefault="00C23204" w:rsidP="005C23C1">
      <w:pPr>
        <w:spacing w:line="240" w:lineRule="auto"/>
        <w:ind w:firstLine="0"/>
        <w:jc w:val="left"/>
        <w:rPr>
          <w:ins w:id="3585" w:author="Carlos Rosales" w:date="2025-07-25T08:13:00Z"/>
          <w:b/>
          <w:bCs/>
          <w:sz w:val="22"/>
          <w:szCs w:val="20"/>
        </w:rPr>
      </w:pPr>
      <w:ins w:id="3586" w:author="Carlos Rosales" w:date="2025-07-25T08:36:00Z">
        <w:r w:rsidRPr="00C23204">
          <w:rPr>
            <w:noProof/>
          </w:rPr>
          <w:t xml:space="preserve"> </w:t>
        </w:r>
      </w:ins>
    </w:p>
    <w:p w14:paraId="1BCD5C59" w14:textId="5664AE36" w:rsidR="0077212C" w:rsidRDefault="0077212C">
      <w:pPr>
        <w:spacing w:line="240" w:lineRule="auto"/>
        <w:ind w:firstLine="0"/>
        <w:jc w:val="left"/>
        <w:rPr>
          <w:ins w:id="3587" w:author="Carlos Rosales" w:date="2025-07-28T07:07:00Z"/>
          <w:b/>
          <w:bCs/>
          <w:sz w:val="22"/>
          <w:szCs w:val="20"/>
        </w:rPr>
      </w:pPr>
    </w:p>
    <w:p w14:paraId="7539FFAF" w14:textId="1C4B2B6B" w:rsidR="00B978A8" w:rsidRDefault="00B978A8" w:rsidP="00B978A8">
      <w:pPr>
        <w:pStyle w:val="Prrafodelista"/>
        <w:numPr>
          <w:ilvl w:val="0"/>
          <w:numId w:val="6"/>
        </w:numPr>
        <w:spacing w:line="240" w:lineRule="auto"/>
        <w:jc w:val="left"/>
        <w:rPr>
          <w:ins w:id="3588" w:author="Carlos Rosales" w:date="2025-07-28T07:33:00Z"/>
          <w:b/>
          <w:bCs/>
          <w:sz w:val="22"/>
          <w:szCs w:val="20"/>
        </w:rPr>
      </w:pPr>
      <w:ins w:id="3589" w:author="Carlos Rosales" w:date="2025-07-28T07:09:00Z">
        <w:r w:rsidRPr="00B978A8">
          <w:rPr>
            <w:b/>
            <w:bCs/>
            <w:sz w:val="22"/>
            <w:szCs w:val="20"/>
            <w:rPrChange w:id="3590" w:author="Carlos Rosales" w:date="2025-07-28T07:10:00Z">
              <w:rPr/>
            </w:rPrChange>
          </w:rPr>
          <w:t xml:space="preserve">En el </w:t>
        </w:r>
        <w:proofErr w:type="spellStart"/>
        <w:r w:rsidRPr="00B978A8">
          <w:rPr>
            <w:b/>
            <w:bCs/>
            <w:sz w:val="22"/>
            <w:szCs w:val="20"/>
            <w:rPrChange w:id="3591" w:author="Carlos Rosales" w:date="2025-07-28T07:10:00Z">
              <w:rPr/>
            </w:rPrChange>
          </w:rPr>
          <w:t>package</w:t>
        </w:r>
        <w:proofErr w:type="spellEnd"/>
        <w:r w:rsidRPr="00B978A8">
          <w:rPr>
            <w:b/>
            <w:bCs/>
            <w:sz w:val="22"/>
            <w:szCs w:val="20"/>
            <w:rPrChange w:id="3592" w:author="Carlos Rosales" w:date="2025-07-28T07:10:00Z">
              <w:rPr/>
            </w:rPrChange>
          </w:rPr>
          <w:t xml:space="preserve"> </w:t>
        </w:r>
        <w:proofErr w:type="spellStart"/>
        <w:r w:rsidRPr="00B978A8">
          <w:rPr>
            <w:b/>
            <w:bCs/>
            <w:sz w:val="22"/>
            <w:szCs w:val="20"/>
            <w:rPrChange w:id="3593" w:author="Carlos Rosales" w:date="2025-07-28T07:10:00Z">
              <w:rPr/>
            </w:rPrChange>
          </w:rPr>
          <w:t>Controller</w:t>
        </w:r>
        <w:proofErr w:type="spellEnd"/>
        <w:r w:rsidRPr="00B978A8">
          <w:rPr>
            <w:b/>
            <w:bCs/>
            <w:sz w:val="22"/>
            <w:szCs w:val="20"/>
            <w:rPrChange w:id="3594" w:author="Carlos Rosales" w:date="2025-07-28T07:10:00Z">
              <w:rPr/>
            </w:rPrChange>
          </w:rPr>
          <w:t xml:space="preserve"> se encuentra la API, es decir, se definen los </w:t>
        </w:r>
        <w:proofErr w:type="spellStart"/>
        <w:r w:rsidRPr="00B978A8">
          <w:rPr>
            <w:b/>
            <w:bCs/>
            <w:sz w:val="22"/>
            <w:szCs w:val="20"/>
            <w:rPrChange w:id="3595" w:author="Carlos Rosales" w:date="2025-07-28T07:10:00Z">
              <w:rPr/>
            </w:rPrChange>
          </w:rPr>
          <w:t>endpoints</w:t>
        </w:r>
      </w:ins>
      <w:proofErr w:type="spellEnd"/>
      <w:ins w:id="3596" w:author="Carlos Rosales" w:date="2025-07-28T07:10:00Z">
        <w:r>
          <w:rPr>
            <w:b/>
            <w:bCs/>
            <w:sz w:val="22"/>
            <w:szCs w:val="20"/>
          </w:rPr>
          <w:t>. Donde cualquier usuario cliente podrá acceder, media vez todo esté implementado.</w:t>
        </w:r>
      </w:ins>
    </w:p>
    <w:p w14:paraId="753A1DBB" w14:textId="77777777" w:rsidR="00276E6C" w:rsidRDefault="00276E6C">
      <w:pPr>
        <w:pStyle w:val="Prrafodelista"/>
        <w:spacing w:line="240" w:lineRule="auto"/>
        <w:ind w:firstLine="0"/>
        <w:jc w:val="left"/>
        <w:rPr>
          <w:ins w:id="3597" w:author="Carlos Rosales" w:date="2025-07-28T07:32:00Z"/>
          <w:b/>
          <w:bCs/>
          <w:sz w:val="22"/>
          <w:szCs w:val="20"/>
        </w:rPr>
        <w:pPrChange w:id="3598" w:author="Carlos Rosales" w:date="2025-07-28T07:35:00Z">
          <w:pPr>
            <w:pStyle w:val="Prrafodelista"/>
            <w:numPr>
              <w:numId w:val="6"/>
            </w:numPr>
            <w:spacing w:line="240" w:lineRule="auto"/>
            <w:ind w:hanging="360"/>
            <w:jc w:val="left"/>
          </w:pPr>
        </w:pPrChange>
      </w:pPr>
    </w:p>
    <w:p w14:paraId="76237F6C" w14:textId="717C8F3E" w:rsidR="00276E6C" w:rsidRPr="00276E6C" w:rsidRDefault="00276E6C">
      <w:pPr>
        <w:pStyle w:val="Prrafodelista"/>
        <w:numPr>
          <w:ilvl w:val="0"/>
          <w:numId w:val="6"/>
        </w:numPr>
        <w:spacing w:line="240" w:lineRule="auto"/>
        <w:jc w:val="left"/>
        <w:rPr>
          <w:ins w:id="3599" w:author="Carlos Rosales" w:date="2025-07-28T07:34:00Z"/>
          <w:b/>
          <w:bCs/>
          <w:sz w:val="22"/>
          <w:szCs w:val="20"/>
        </w:rPr>
        <w:pPrChange w:id="3600" w:author="Carlos Rosales" w:date="2025-07-28T07:35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3601" w:author="Carlos Rosales" w:date="2025-07-28T07:33:00Z">
        <w:r w:rsidRPr="00276E6C">
          <w:rPr>
            <w:b/>
            <w:bCs/>
            <w:sz w:val="22"/>
            <w:szCs w:val="20"/>
          </w:rPr>
          <w:t xml:space="preserve">Se hizo cambios en </w:t>
        </w:r>
        <w:proofErr w:type="spellStart"/>
        <w:r w:rsidRPr="00276E6C">
          <w:rPr>
            <w:b/>
            <w:bCs/>
            <w:sz w:val="22"/>
            <w:szCs w:val="20"/>
          </w:rPr>
          <w:t>CategoriaRepository</w:t>
        </w:r>
      </w:ins>
      <w:proofErr w:type="spellEnd"/>
      <w:ins w:id="3602" w:author="Carlos Rosales" w:date="2025-07-28T07:34:00Z">
        <w:r w:rsidRPr="00276E6C">
          <w:rPr>
            <w:b/>
            <w:bCs/>
            <w:sz w:val="22"/>
            <w:szCs w:val="20"/>
          </w:rPr>
          <w:t>:</w:t>
        </w:r>
      </w:ins>
    </w:p>
    <w:p w14:paraId="4ADC409A" w14:textId="77777777" w:rsidR="00276E6C" w:rsidRPr="00276E6C" w:rsidRDefault="00276E6C">
      <w:pPr>
        <w:pStyle w:val="Prrafodelista"/>
        <w:rPr>
          <w:ins w:id="3603" w:author="Carlos Rosales" w:date="2025-07-28T07:34:00Z"/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s-ES" w:eastAsia="es-ES"/>
          <w14:ligatures w14:val="none"/>
          <w:rPrChange w:id="3604" w:author="Carlos Rosales" w:date="2025-07-28T07:34:00Z">
            <w:rPr>
              <w:ins w:id="3605" w:author="Carlos Rosales" w:date="2025-07-28T07:34:00Z"/>
              <w:lang w:val="es-ES" w:eastAsia="es-ES"/>
            </w:rPr>
          </w:rPrChange>
        </w:rPr>
        <w:pPrChange w:id="3606" w:author="Carlos Rosales" w:date="2025-07-28T07:34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71BD5AD2" w14:textId="2C528E22" w:rsidR="00276E6C" w:rsidRPr="00276E6C" w:rsidRDefault="00276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607" w:author="Carlos Rosales" w:date="2025-07-28T07:34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3608" w:author="Carlos Rosales" w:date="2025-07-28T07:37:00Z">
            <w:rPr>
              <w:ins w:id="3609" w:author="Carlos Rosales" w:date="2025-07-28T07:34:00Z"/>
              <w:color w:val="080808"/>
              <w:lang w:val="es-ES" w:eastAsia="es-ES"/>
            </w:rPr>
          </w:rPrChange>
        </w:rPr>
        <w:pPrChange w:id="3610" w:author="Carlos Rosales" w:date="2025-07-28T07:37:00Z">
          <w:pPr>
            <w:pStyle w:val="Prrafodelista"/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firstLine="0"/>
            <w:jc w:val="left"/>
          </w:pPr>
        </w:pPrChange>
      </w:pPr>
      <w:ins w:id="3611" w:author="Carlos Rosales" w:date="2025-07-28T07:34:00Z">
        <w:r w:rsidRPr="00276E6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612" w:author="Carlos Rosales" w:date="2025-07-28T07:37:00Z">
              <w:rPr>
                <w:color w:val="8C8C8C"/>
                <w:lang w:val="es-ES" w:eastAsia="es-ES"/>
              </w:rPr>
            </w:rPrChange>
          </w:rPr>
          <w:t>// Mé</w:t>
        </w:r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13" w:author="Carlos Rosales" w:date="2025-07-28T07:37:00Z">
              <w:rPr>
                <w:lang w:val="es-ES" w:eastAsia="es-ES"/>
              </w:rPr>
            </w:rPrChange>
          </w:rPr>
          <w:t xml:space="preserve">todo para buscar una categoría por su nombre almacenado en la base de datos a </w:t>
        </w:r>
        <w:proofErr w:type="spellStart"/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14" w:author="Carlos Rosales" w:date="2025-07-28T07:37:00Z">
              <w:rPr>
                <w:lang w:val="es-ES" w:eastAsia="es-ES"/>
              </w:rPr>
            </w:rPrChange>
          </w:rPr>
          <w:t>traves</w:t>
        </w:r>
        <w:proofErr w:type="spellEnd"/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15" w:author="Carlos Rosales" w:date="2025-07-28T07:37:00Z">
              <w:rPr>
                <w:lang w:val="es-ES" w:eastAsia="es-ES"/>
              </w:rPr>
            </w:rPrChange>
          </w:rPr>
          <w:t xml:space="preserve"> de un DTO</w:t>
        </w:r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16" w:author="Carlos Rosales" w:date="2025-07-28T07:37:00Z">
              <w:rPr>
                <w:lang w:val="es-ES" w:eastAsia="es-ES"/>
              </w:rPr>
            </w:rPrChange>
          </w:rPr>
          <w:br/>
          <w:t xml:space="preserve">    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17" w:author="Carlos Rosales" w:date="2025-07-28T07:37:00Z">
              <w:rPr>
                <w:color w:val="000000"/>
                <w:lang w:val="es-ES" w:eastAsia="es-ES"/>
              </w:rPr>
            </w:rPrChange>
          </w:rPr>
          <w:t>Categoria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18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276E6C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619" w:author="Carlos Rosales" w:date="2025-07-28T07:37:00Z">
              <w:rPr>
                <w:color w:val="00627A"/>
                <w:lang w:val="es-ES" w:eastAsia="es-ES"/>
              </w:rPr>
            </w:rPrChange>
          </w:rPr>
          <w:t>findByNombre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20" w:author="Carlos Rosales" w:date="2025-07-28T07:3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proofErr w:type="gram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21" w:author="Carlos Rosales" w:date="2025-07-28T07:37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22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nombre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23" w:author="Carlos Rosales" w:date="2025-07-28T07:37:00Z">
              <w:rPr>
                <w:color w:val="080808"/>
                <w:lang w:val="es-ES" w:eastAsia="es-ES"/>
              </w:rPr>
            </w:rPrChange>
          </w:rPr>
          <w:t>);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24" w:author="Carlos Rosales" w:date="2025-07-28T07:37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4FFD9512" w14:textId="20BF971F" w:rsidR="00276E6C" w:rsidRDefault="00276E6C">
      <w:pPr>
        <w:rPr>
          <w:ins w:id="3625" w:author="Carlos Rosales" w:date="2025-07-28T07:35:00Z"/>
          <w:lang w:val="es-ES" w:eastAsia="es-ES"/>
        </w:rPr>
        <w:pPrChange w:id="3626" w:author="Carlos Rosales" w:date="2025-07-28T07:36:00Z">
          <w:pPr>
            <w:spacing w:line="240" w:lineRule="auto"/>
            <w:ind w:firstLine="0"/>
            <w:jc w:val="left"/>
          </w:pPr>
        </w:pPrChange>
      </w:pPr>
    </w:p>
    <w:p w14:paraId="6B9C39DB" w14:textId="00CFB23E" w:rsidR="00276E6C" w:rsidRPr="00276E6C" w:rsidRDefault="00276E6C" w:rsidP="00276E6C">
      <w:pPr>
        <w:pStyle w:val="Prrafodelista"/>
        <w:numPr>
          <w:ilvl w:val="0"/>
          <w:numId w:val="6"/>
        </w:numPr>
        <w:rPr>
          <w:ins w:id="3627" w:author="Carlos Rosales" w:date="2025-07-28T07:37:00Z"/>
          <w:lang w:val="es-ES" w:eastAsia="es-ES"/>
          <w:rPrChange w:id="3628" w:author="Carlos Rosales" w:date="2025-07-28T07:37:00Z">
            <w:rPr>
              <w:ins w:id="3629" w:author="Carlos Rosales" w:date="2025-07-28T07:37:00Z"/>
              <w:b/>
              <w:bCs/>
              <w:sz w:val="22"/>
            </w:rPr>
          </w:rPrChange>
        </w:rPr>
      </w:pPr>
      <w:ins w:id="3630" w:author="Carlos Rosales" w:date="2025-07-28T07:36:00Z">
        <w:r w:rsidRPr="00276E6C">
          <w:rPr>
            <w:b/>
            <w:bCs/>
            <w:sz w:val="22"/>
            <w:rPrChange w:id="3631" w:author="Carlos Rosales" w:date="2025-07-28T07:36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Se hizo cambios en </w:t>
        </w:r>
        <w:proofErr w:type="spellStart"/>
        <w:r w:rsidRPr="00276E6C">
          <w:rPr>
            <w:b/>
            <w:bCs/>
            <w:sz w:val="22"/>
            <w:rPrChange w:id="3632" w:author="Carlos Rosales" w:date="2025-07-28T07:36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CategoriaService</w:t>
        </w:r>
      </w:ins>
      <w:proofErr w:type="spellEnd"/>
    </w:p>
    <w:p w14:paraId="3182908F" w14:textId="77777777" w:rsidR="00276E6C" w:rsidRDefault="00276E6C" w:rsidP="00276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633" w:author="Carlos Rosales" w:date="2025-07-28T07:37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  <w:ins w:id="3634" w:author="Carlos Rosales" w:date="2025-07-28T07:37:00Z">
        <w:r w:rsidRPr="00276E6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635" w:author="Carlos Rosales" w:date="2025-07-28T07:37:00Z">
              <w:rPr>
                <w:i/>
                <w:iCs/>
                <w:color w:val="8C8C8C"/>
                <w:lang w:val="es-ES" w:eastAsia="es-ES"/>
              </w:rPr>
            </w:rPrChange>
          </w:rPr>
          <w:t>// Este mé</w:t>
        </w:r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36" w:author="Carlos Rosales" w:date="2025-07-28T07:37:00Z">
              <w:rPr>
                <w:i/>
                <w:iCs/>
                <w:lang w:val="es-ES" w:eastAsia="es-ES"/>
              </w:rPr>
            </w:rPrChange>
          </w:rPr>
          <w:t xml:space="preserve">todo busca una categoría por su nombre y devuelve un </w:t>
        </w:r>
        <w:proofErr w:type="spellStart"/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37" w:author="Carlos Rosales" w:date="2025-07-28T07:37:00Z">
              <w:rPr>
                <w:i/>
                <w:iCs/>
                <w:lang w:val="es-ES" w:eastAsia="es-ES"/>
              </w:rPr>
            </w:rPrChange>
          </w:rPr>
          <w:t>CategoriaDTO</w:t>
        </w:r>
        <w:proofErr w:type="spellEnd"/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38" w:author="Carlos Rosales" w:date="2025-07-28T07:37:00Z">
              <w:rPr>
                <w:i/>
                <w:iCs/>
                <w:lang w:val="es-ES" w:eastAsia="es-ES"/>
              </w:rPr>
            </w:rPrChange>
          </w:rPr>
          <w:br/>
        </w:r>
        <w:r w:rsidRPr="00276E6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639" w:author="Carlos Rosales" w:date="2025-07-28T07:37:00Z">
              <w:rPr>
                <w:color w:val="9E880D"/>
                <w:lang w:val="es-ES" w:eastAsia="es-ES"/>
              </w:rPr>
            </w:rPrChange>
          </w:rPr>
          <w:t>@Override</w:t>
        </w:r>
        <w:r w:rsidRPr="00276E6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640" w:author="Carlos Rosales" w:date="2025-07-28T07:37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41" w:author="Carlos Rosales" w:date="2025-07-28T07:3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42" w:author="Carlos Rosales" w:date="2025-07-28T07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43" w:author="Carlos Rosales" w:date="2025-07-28T07:37:00Z">
              <w:rPr>
                <w:color w:val="000000"/>
                <w:lang w:val="es-ES" w:eastAsia="es-ES"/>
              </w:rPr>
            </w:rPrChange>
          </w:rPr>
          <w:t>CategoriaDTO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44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276E6C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645" w:author="Carlos Rosales" w:date="2025-07-28T07:37:00Z">
              <w:rPr>
                <w:color w:val="00627A"/>
                <w:lang w:val="es-ES" w:eastAsia="es-ES"/>
              </w:rPr>
            </w:rPrChange>
          </w:rPr>
          <w:t>findByNombre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46" w:author="Carlos Rosales" w:date="2025-07-28T07:3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proofErr w:type="gram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47" w:author="Carlos Rosales" w:date="2025-07-28T07:37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48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nombre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49" w:author="Carlos Rosales" w:date="2025-07-28T07:37:00Z">
              <w:rPr>
                <w:color w:val="080808"/>
                <w:lang w:val="es-ES" w:eastAsia="es-ES"/>
              </w:rPr>
            </w:rPrChange>
          </w:rPr>
          <w:t>) {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50" w:author="Carlos Rosales" w:date="2025-07-28T07:3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51" w:author="Carlos Rosales" w:date="2025-07-28T07:37:00Z">
              <w:rPr>
                <w:color w:val="000000"/>
                <w:lang w:val="es-ES" w:eastAsia="es-ES"/>
              </w:rPr>
            </w:rPrChange>
          </w:rPr>
          <w:t>Categoria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52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53" w:author="Carlos Rosales" w:date="2025-07-28T07:37:00Z">
              <w:rPr>
                <w:color w:val="000000"/>
                <w:lang w:val="es-ES" w:eastAsia="es-ES"/>
              </w:rPr>
            </w:rPrChange>
          </w:rPr>
          <w:t>categoria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54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55" w:author="Carlos Rosales" w:date="2025-07-28T07:3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276E6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3656" w:author="Carlos Rosales" w:date="2025-07-28T07:37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57" w:author="Carlos Rosales" w:date="2025-07-28T07:37:00Z">
              <w:rPr>
                <w:color w:val="080808"/>
                <w:lang w:val="es-ES" w:eastAsia="es-ES"/>
              </w:rPr>
            </w:rPrChange>
          </w:rPr>
          <w:t>.findByNombre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58" w:author="Carlos Rosales" w:date="2025-07-28T07:37:00Z">
              <w:rPr>
                <w:color w:val="080808"/>
                <w:lang w:val="es-ES" w:eastAsia="es-ES"/>
              </w:rPr>
            </w:rPrChange>
          </w:rPr>
          <w:t>(</w:t>
        </w:r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59" w:author="Carlos Rosales" w:date="2025-07-28T07:37:00Z">
              <w:rPr>
                <w:color w:val="000000"/>
                <w:lang w:val="es-ES" w:eastAsia="es-ES"/>
              </w:rPr>
            </w:rPrChange>
          </w:rPr>
          <w:t>nombre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60" w:author="Carlos Rosales" w:date="2025-07-28T07:37:00Z">
              <w:rPr>
                <w:color w:val="080808"/>
                <w:lang w:val="es-ES" w:eastAsia="es-ES"/>
              </w:rPr>
            </w:rPrChange>
          </w:rPr>
          <w:t>);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61" w:author="Carlos Rosales" w:date="2025-07-28T07:3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62" w:author="Carlos Rosales" w:date="2025-07-28T07:37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63" w:author="Carlos Rosales" w:date="2025-07-28T07:3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64" w:author="Carlos Rosales" w:date="2025-07-28T07:3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65" w:author="Carlos Rosales" w:date="2025-07-28T07:37:00Z">
              <w:rPr>
                <w:color w:val="000000"/>
                <w:lang w:val="es-ES" w:eastAsia="es-ES"/>
              </w:rPr>
            </w:rPrChange>
          </w:rPr>
          <w:t>categoria</w:t>
        </w:r>
        <w:proofErr w:type="spellEnd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66" w:author="Carlos Rosales" w:date="2025-07-28T07:37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67" w:author="Carlos Rosales" w:date="2025-07-28T07:37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68" w:author="Carlos Rosales" w:date="2025-07-28T07:3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69" w:author="Carlos Rosales" w:date="2025-07-28T07:37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70" w:author="Carlos Rosales" w:date="2025-07-28T07:3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71" w:author="Carlos Rosales" w:date="2025-07-28T07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72" w:author="Carlos Rosales" w:date="2025-07-28T07:3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73" w:author="Carlos Rosales" w:date="2025-07-28T07:37:00Z">
              <w:rPr>
                <w:color w:val="080808"/>
                <w:lang w:val="es-ES" w:eastAsia="es-ES"/>
              </w:rPr>
            </w:rPrChange>
          </w:rPr>
          <w:t>;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74" w:author="Carlos Rosales" w:date="2025-07-28T07:3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75" w:author="Carlos Rosales" w:date="2025-07-28T07:3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676" w:author="Carlos Rosales" w:date="2025-07-28T07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77" w:author="Carlos Rosales" w:date="2025-07-28T07:37:00Z">
              <w:rPr>
                <w:color w:val="080808"/>
                <w:lang w:val="es-ES" w:eastAsia="es-ES"/>
              </w:rPr>
            </w:rPrChange>
          </w:rPr>
          <w:t>convertToDTO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78" w:author="Carlos Rosales" w:date="2025-07-28T07:3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679" w:author="Carlos Rosales" w:date="2025-07-28T07:37:00Z">
              <w:rPr>
                <w:color w:val="000000"/>
                <w:lang w:val="es-ES" w:eastAsia="es-ES"/>
              </w:rPr>
            </w:rPrChange>
          </w:rPr>
          <w:t>categoria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80" w:author="Carlos Rosales" w:date="2025-07-28T07:37:00Z">
              <w:rPr>
                <w:color w:val="080808"/>
                <w:lang w:val="es-ES" w:eastAsia="es-ES"/>
              </w:rPr>
            </w:rPrChange>
          </w:rPr>
          <w:t>);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681" w:author="Carlos Rosales" w:date="2025-07-28T07:37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794567BC" w14:textId="77777777" w:rsidR="00276E6C" w:rsidRDefault="00276E6C" w:rsidP="00276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682" w:author="Carlos Rosales" w:date="2025-07-28T07:37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1613B1DE" w14:textId="77777777" w:rsidR="00E51509" w:rsidRDefault="00E51509" w:rsidP="00E51509">
      <w:pPr>
        <w:ind w:firstLine="0"/>
        <w:rPr>
          <w:ins w:id="3683" w:author="Carlos Rosales" w:date="2025-07-28T10:05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5D56FE49" w14:textId="7DB49BDC" w:rsidR="00276E6C" w:rsidRPr="00E51509" w:rsidRDefault="00276E6C">
      <w:pPr>
        <w:pStyle w:val="Prrafodelista"/>
        <w:numPr>
          <w:ilvl w:val="0"/>
          <w:numId w:val="6"/>
        </w:numPr>
        <w:rPr>
          <w:ins w:id="3684" w:author="Carlos Rosales" w:date="2025-07-28T07:38:00Z"/>
          <w:b/>
          <w:bCs/>
          <w:lang w:val="es-ES" w:eastAsia="es-ES"/>
        </w:rPr>
        <w:pPrChange w:id="3685" w:author="Carlos Rosales" w:date="2025-07-28T10:05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3686" w:author="Carlos Rosales" w:date="2025-07-28T07:37:00Z">
        <w:r w:rsidRPr="00E51509">
          <w:rPr>
            <w:b/>
            <w:bCs/>
            <w:lang w:val="es-ES" w:eastAsia="es-ES"/>
            <w:rPrChange w:id="3687" w:author="Carlos Rosales" w:date="2025-07-28T10:05:00Z">
              <w:rPr>
                <w:lang w:val="es-ES" w:eastAsia="es-ES"/>
              </w:rPr>
            </w:rPrChange>
          </w:rPr>
          <w:lastRenderedPageBreak/>
          <w:t xml:space="preserve">En </w:t>
        </w:r>
        <w:proofErr w:type="spellStart"/>
        <w:r w:rsidRPr="00E51509">
          <w:rPr>
            <w:b/>
            <w:bCs/>
            <w:lang w:val="es-ES" w:eastAsia="es-ES"/>
            <w:rPrChange w:id="3688" w:author="Carlos Rosales" w:date="2025-07-28T10:05:00Z">
              <w:rPr>
                <w:lang w:val="es-ES" w:eastAsia="es-ES"/>
              </w:rPr>
            </w:rPrChange>
          </w:rPr>
          <w:t>CategoriaController</w:t>
        </w:r>
        <w:proofErr w:type="spellEnd"/>
        <w:r w:rsidRPr="00E51509">
          <w:rPr>
            <w:b/>
            <w:bCs/>
            <w:lang w:val="es-ES" w:eastAsia="es-ES"/>
            <w:rPrChange w:id="3689" w:author="Carlos Rosales" w:date="2025-07-28T10:05:00Z">
              <w:rPr>
                <w:lang w:val="es-ES" w:eastAsia="es-ES"/>
              </w:rPr>
            </w:rPrChange>
          </w:rPr>
          <w:t xml:space="preserve"> se d</w:t>
        </w:r>
      </w:ins>
      <w:ins w:id="3690" w:author="Carlos Rosales" w:date="2025-07-28T07:38:00Z">
        <w:r w:rsidRPr="00E51509">
          <w:rPr>
            <w:b/>
            <w:bCs/>
            <w:lang w:val="es-ES" w:eastAsia="es-ES"/>
            <w:rPrChange w:id="3691" w:author="Carlos Rosales" w:date="2025-07-28T10:05:00Z">
              <w:rPr>
                <w:lang w:val="es-ES" w:eastAsia="es-ES"/>
              </w:rPr>
            </w:rPrChange>
          </w:rPr>
          <w:t>ebe agregar este método:</w:t>
        </w:r>
      </w:ins>
    </w:p>
    <w:p w14:paraId="6B35323F" w14:textId="77777777" w:rsidR="00276E6C" w:rsidRDefault="00276E6C" w:rsidP="00276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692" w:author="Carlos Rosales" w:date="2025-07-28T07:38:00Z"/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val="es-ES" w:eastAsia="es-ES"/>
          <w14:ligatures w14:val="none"/>
        </w:rPr>
      </w:pPr>
    </w:p>
    <w:p w14:paraId="0ABE81DE" w14:textId="1370D8AD" w:rsidR="00276E6C" w:rsidRPr="00276E6C" w:rsidRDefault="00276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693" w:author="Carlos Rosales" w:date="2025-07-28T07:38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3694" w:author="Carlos Rosales" w:date="2025-07-28T07:38:00Z">
            <w:rPr>
              <w:ins w:id="3695" w:author="Carlos Rosales" w:date="2025-07-28T07:38:00Z"/>
              <w:color w:val="080808"/>
              <w:lang w:val="es-ES" w:eastAsia="es-ES"/>
            </w:rPr>
          </w:rPrChange>
        </w:rPr>
        <w:pPrChange w:id="3696" w:author="Carlos Rosales" w:date="2025-07-28T07:38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3697" w:author="Carlos Rosales" w:date="2025-07-28T07:38:00Z">
        <w:r w:rsidRPr="00276E6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698" w:author="Carlos Rosales" w:date="2025-07-28T07:38:00Z">
              <w:rPr>
                <w:i/>
                <w:iCs/>
                <w:lang w:val="es-ES" w:eastAsia="es-ES"/>
              </w:rPr>
            </w:rPrChange>
          </w:rPr>
          <w:t>// Mé</w:t>
        </w:r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699" w:author="Carlos Rosales" w:date="2025-07-28T07:38:00Z">
              <w:rPr>
                <w:i/>
                <w:iCs/>
                <w:color w:val="008DDE"/>
                <w:lang w:val="es-ES" w:eastAsia="es-ES"/>
              </w:rPr>
            </w:rPrChange>
          </w:rPr>
          <w:t>todo para obtener una categoría por su ID</w:t>
        </w:r>
        <w:r w:rsidRPr="00276E6C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700" w:author="Carlos Rosales" w:date="2025-07-28T07:38:00Z">
              <w:rPr>
                <w:i/>
                <w:iCs/>
                <w:color w:val="008DDE"/>
                <w:lang w:val="es-ES" w:eastAsia="es-ES"/>
              </w:rPr>
            </w:rPrChange>
          </w:rPr>
          <w:br/>
        </w:r>
        <w:r w:rsidRPr="00276E6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01" w:author="Carlos Rosales" w:date="2025-07-28T07:38:00Z">
              <w:rPr>
                <w:color w:val="9E880D"/>
                <w:lang w:val="es-ES" w:eastAsia="es-ES"/>
              </w:rPr>
            </w:rPrChange>
          </w:rPr>
          <w:t>@GetMapping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02" w:author="Carlos Rosales" w:date="2025-07-28T07:38:00Z">
              <w:rPr>
                <w:color w:val="080808"/>
                <w:lang w:val="es-ES" w:eastAsia="es-ES"/>
              </w:rPr>
            </w:rPrChange>
          </w:rPr>
          <w:t>(</w:t>
        </w:r>
        <w:r w:rsidRPr="00276E6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3703" w:author="Carlos Rosales" w:date="2025-07-28T07:38:00Z">
              <w:rPr>
                <w:color w:val="067D17"/>
                <w:lang w:val="es-ES" w:eastAsia="es-ES"/>
              </w:rPr>
            </w:rPrChange>
          </w:rPr>
          <w:t>"/categorias/{id}"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04" w:author="Carlos Rosales" w:date="2025-07-28T07:38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276E6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705" w:author="Carlos Rosales" w:date="2025-07-28T07:38:00Z">
              <w:rPr>
                <w:i/>
                <w:iCs/>
                <w:lang w:val="es-ES" w:eastAsia="es-ES"/>
              </w:rPr>
            </w:rPrChange>
          </w:rPr>
          <w:t>// Ruta para obtener una categoría por su ID</w:t>
        </w:r>
        <w:r w:rsidRPr="00276E6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706" w:author="Carlos Rosales" w:date="2025-07-28T07:38:00Z">
              <w:rPr>
                <w:i/>
                <w:iCs/>
                <w:lang w:val="es-ES" w:eastAsia="es-ES"/>
              </w:rPr>
            </w:rPrChange>
          </w:rPr>
          <w:br/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07" w:author="Carlos Rosales" w:date="2025-07-28T07:38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08" w:author="Carlos Rosales" w:date="2025-07-28T07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09" w:author="Carlos Rosales" w:date="2025-07-28T07:38:00Z">
              <w:rPr>
                <w:color w:val="000000"/>
                <w:lang w:val="es-ES" w:eastAsia="es-ES"/>
              </w:rPr>
            </w:rPrChange>
          </w:rPr>
          <w:t>ResponseEntity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10" w:author="Carlos Rosales" w:date="2025-07-28T07:38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proofErr w:type="gramStart"/>
        <w:r w:rsidRPr="00276E6C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711" w:author="Carlos Rosales" w:date="2025-07-28T07:38:00Z">
              <w:rPr>
                <w:color w:val="00627A"/>
                <w:lang w:val="es-ES" w:eastAsia="es-ES"/>
              </w:rPr>
            </w:rPrChange>
          </w:rPr>
          <w:t>getById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12" w:author="Carlos Rosales" w:date="2025-07-28T07:38:00Z">
              <w:rPr>
                <w:color w:val="080808"/>
                <w:lang w:val="es-ES" w:eastAsia="es-ES"/>
              </w:rPr>
            </w:rPrChange>
          </w:rPr>
          <w:t>(</w:t>
        </w:r>
        <w:proofErr w:type="gramEnd"/>
        <w:r w:rsidRPr="00276E6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13" w:author="Carlos Rosales" w:date="2025-07-28T07:38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276E6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14" w:author="Carlos Rosales" w:date="2025-07-28T07:38:00Z">
              <w:rPr>
                <w:color w:val="000000"/>
                <w:lang w:val="es-ES" w:eastAsia="es-ES"/>
              </w:rPr>
            </w:rPrChange>
          </w:rPr>
          <w:t>Long id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15" w:author="Carlos Rosales" w:date="2025-07-28T07:38:00Z">
              <w:rPr>
                <w:color w:val="080808"/>
                <w:lang w:val="es-ES" w:eastAsia="es-ES"/>
              </w:rPr>
            </w:rPrChange>
          </w:rPr>
          <w:t>) {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16" w:author="Carlos Rosales" w:date="2025-07-28T07:38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17" w:author="Carlos Rosales" w:date="2025-07-28T07:38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18" w:author="Carlos Rosales" w:date="2025-07-28T07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76E6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19" w:author="Carlos Rosales" w:date="2025-07-28T07:38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20" w:author="Carlos Rosales" w:date="2025-07-28T07:38:00Z">
              <w:rPr>
                <w:color w:val="080808"/>
                <w:lang w:val="es-ES" w:eastAsia="es-ES"/>
              </w:rPr>
            </w:rPrChange>
          </w:rPr>
          <w:t>;</w:t>
        </w:r>
        <w:r w:rsidRPr="00276E6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21" w:author="Carlos Rosales" w:date="2025-07-28T07:38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2FD6929B" w14:textId="77777777" w:rsidR="00276E6C" w:rsidRPr="00276E6C" w:rsidRDefault="00276E6C">
      <w:pPr>
        <w:ind w:firstLine="0"/>
        <w:rPr>
          <w:ins w:id="3722" w:author="Carlos Rosales" w:date="2025-07-28T07:37:00Z"/>
          <w:lang w:val="es-ES" w:eastAsia="es-ES"/>
          <w:rPrChange w:id="3723" w:author="Carlos Rosales" w:date="2025-07-28T07:38:00Z">
            <w:rPr>
              <w:ins w:id="3724" w:author="Carlos Rosales" w:date="2025-07-28T07:37:00Z"/>
              <w:color w:val="080808"/>
              <w:lang w:val="es-ES" w:eastAsia="es-ES"/>
            </w:rPr>
          </w:rPrChange>
        </w:rPr>
        <w:pPrChange w:id="3725" w:author="Carlos Rosales" w:date="2025-07-28T07:38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75A72588" w14:textId="46AF1BCA" w:rsidR="00276E6C" w:rsidRPr="00E51509" w:rsidRDefault="00E51509" w:rsidP="00E51509">
      <w:pPr>
        <w:pStyle w:val="Prrafodelista"/>
        <w:numPr>
          <w:ilvl w:val="0"/>
          <w:numId w:val="6"/>
        </w:numPr>
        <w:rPr>
          <w:ins w:id="3726" w:author="Carlos Rosales" w:date="2025-07-28T10:06:00Z"/>
          <w:lang w:val="es-ES" w:eastAsia="es-ES"/>
          <w:rPrChange w:id="3727" w:author="Carlos Rosales" w:date="2025-07-28T10:06:00Z">
            <w:rPr>
              <w:ins w:id="3728" w:author="Carlos Rosales" w:date="2025-07-28T10:06:00Z"/>
              <w:b/>
              <w:bCs/>
              <w:lang w:val="es-ES" w:eastAsia="es-ES"/>
            </w:rPr>
          </w:rPrChange>
        </w:rPr>
      </w:pPr>
      <w:ins w:id="3729" w:author="Carlos Rosales" w:date="2025-07-28T10:06:00Z">
        <w:r>
          <w:rPr>
            <w:b/>
            <w:bCs/>
            <w:lang w:val="es-ES" w:eastAsia="es-ES"/>
          </w:rPr>
          <w:t xml:space="preserve">Modificaciones en </w:t>
        </w:r>
        <w:proofErr w:type="spellStart"/>
        <w:r>
          <w:rPr>
            <w:b/>
            <w:bCs/>
            <w:lang w:val="es-ES" w:eastAsia="es-ES"/>
          </w:rPr>
          <w:t>CategoriaService</w:t>
        </w:r>
        <w:proofErr w:type="spellEnd"/>
        <w:r>
          <w:rPr>
            <w:b/>
            <w:bCs/>
            <w:lang w:val="es-ES" w:eastAsia="es-ES"/>
          </w:rPr>
          <w:t xml:space="preserve"> (general)</w:t>
        </w:r>
      </w:ins>
    </w:p>
    <w:p w14:paraId="752D817C" w14:textId="77777777" w:rsidR="00E51509" w:rsidRPr="00E51509" w:rsidRDefault="00E51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3730" w:author="Carlos Rosales" w:date="2025-07-28T10:06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3731" w:author="Carlos Rosales" w:date="2025-07-28T10:06:00Z">
            <w:rPr>
              <w:ins w:id="3732" w:author="Carlos Rosales" w:date="2025-07-28T10:06:00Z"/>
              <w:color w:val="080808"/>
              <w:lang w:val="es-ES" w:eastAsia="es-ES"/>
            </w:rPr>
          </w:rPrChange>
        </w:rPr>
        <w:pPrChange w:id="3733" w:author="Carlos Rosales" w:date="2025-07-28T10:06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3734" w:author="Carlos Rosales" w:date="2025-07-28T10:06:00Z"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35" w:author="Carlos Rosales" w:date="2025-07-28T10:06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36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37" w:author="Carlos Rosales" w:date="2025-07-28T10:06:00Z">
              <w:rPr>
                <w:lang w:val="es-ES" w:eastAsia="es-ES"/>
              </w:rPr>
            </w:rPrChange>
          </w:rPr>
          <w:t>com.devsoft.orders_api.services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38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39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40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41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4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43" w:author="Carlos Rosales" w:date="2025-07-28T10:06:00Z">
              <w:rPr>
                <w:lang w:val="es-ES" w:eastAsia="es-ES"/>
              </w:rPr>
            </w:rPrChange>
          </w:rPr>
          <w:t>com.devsoft.orders_api.dto.CategoriaDTO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44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45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46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47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48" w:author="Carlos Rosales" w:date="2025-07-28T10:06:00Z">
              <w:rPr>
                <w:lang w:val="es-ES" w:eastAsia="es-ES"/>
              </w:rPr>
            </w:rPrChange>
          </w:rPr>
          <w:t>com.devsoft.orders_api.entities.Categoria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49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50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51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5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53" w:author="Carlos Rosales" w:date="2025-07-28T10:06:00Z">
              <w:rPr>
                <w:lang w:val="es-ES" w:eastAsia="es-ES"/>
              </w:rPr>
            </w:rPrChange>
          </w:rPr>
          <w:t>com.devsoft.orders_api.interfaces.ICategoriaService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54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55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56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57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58" w:author="Carlos Rosales" w:date="2025-07-28T10:06:00Z">
              <w:rPr>
                <w:lang w:val="es-ES" w:eastAsia="es-ES"/>
              </w:rPr>
            </w:rPrChange>
          </w:rPr>
          <w:t>com.devsoft.orders_api.repository.CategoriaRepository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59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60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61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6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63" w:author="Carlos Rosales" w:date="2025-07-28T10:06:00Z">
              <w:rPr>
                <w:lang w:val="es-ES" w:eastAsia="es-ES"/>
              </w:rPr>
            </w:rPrChange>
          </w:rPr>
          <w:t>org.springframework.beans.factory.annotation.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64" w:author="Carlos Rosales" w:date="2025-07-28T10:06:00Z">
              <w:rPr>
                <w:color w:val="9E880D"/>
                <w:lang w:val="es-ES" w:eastAsia="es-ES"/>
              </w:rPr>
            </w:rPrChange>
          </w:rPr>
          <w:t>Autowired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65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66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67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68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69" w:author="Carlos Rosales" w:date="2025-07-28T10:06:00Z">
              <w:rPr>
                <w:lang w:val="es-ES" w:eastAsia="es-ES"/>
              </w:rPr>
            </w:rPrChange>
          </w:rPr>
          <w:t>org.springframework.stereotype.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70" w:author="Carlos Rosales" w:date="2025-07-28T10:06:00Z">
              <w:rPr>
                <w:color w:val="9E880D"/>
                <w:lang w:val="es-ES" w:eastAsia="es-ES"/>
              </w:rPr>
            </w:rPrChange>
          </w:rPr>
          <w:t>Service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71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72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73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74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75" w:author="Carlos Rosales" w:date="2025-07-28T10:06:00Z">
              <w:rPr>
                <w:lang w:val="es-ES" w:eastAsia="es-ES"/>
              </w:rPr>
            </w:rPrChange>
          </w:rPr>
          <w:t>org.springframework.transaction.annotation.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76" w:author="Carlos Rosales" w:date="2025-07-28T10:06:00Z">
              <w:rPr>
                <w:color w:val="9E880D"/>
                <w:lang w:val="es-ES" w:eastAsia="es-ES"/>
              </w:rPr>
            </w:rPrChange>
          </w:rPr>
          <w:t>Transactional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77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78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79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80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81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82" w:author="Carlos Rosales" w:date="2025-07-28T10:06:00Z">
              <w:rPr>
                <w:lang w:val="es-ES" w:eastAsia="es-ES"/>
              </w:rPr>
            </w:rPrChange>
          </w:rPr>
          <w:t>java.util.List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83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84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85" w:author="Carlos Rosales" w:date="2025-07-28T10:0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86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87" w:author="Carlos Rosales" w:date="2025-07-28T10:06:00Z">
              <w:rPr>
                <w:lang w:val="es-ES" w:eastAsia="es-ES"/>
              </w:rPr>
            </w:rPrChange>
          </w:rPr>
          <w:t>java.util.stream.Collectors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88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89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790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91" w:author="Carlos Rosales" w:date="2025-07-28T10:06:00Z">
              <w:rPr>
                <w:color w:val="9E880D"/>
                <w:lang w:val="es-ES" w:eastAsia="es-ES"/>
              </w:rPr>
            </w:rPrChange>
          </w:rPr>
          <w:t>@Service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792" w:author="Carlos Rosales" w:date="2025-07-28T10:06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93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94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95" w:author="Carlos Rosales" w:date="2025-07-28T10:06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96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97" w:author="Carlos Rosales" w:date="2025-07-28T10:06:00Z">
              <w:rPr>
                <w:lang w:val="es-ES" w:eastAsia="es-ES"/>
              </w:rPr>
            </w:rPrChange>
          </w:rPr>
          <w:t>CategoriaService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798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799" w:author="Carlos Rosales" w:date="2025-07-28T10:06:00Z">
              <w:rPr>
                <w:color w:val="0033B3"/>
                <w:lang w:val="es-ES" w:eastAsia="es-ES"/>
              </w:rPr>
            </w:rPrChange>
          </w:rPr>
          <w:t>implements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00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01" w:author="Carlos Rosales" w:date="2025-07-28T10:06:00Z">
              <w:rPr>
                <w:lang w:val="es-ES" w:eastAsia="es-ES"/>
              </w:rPr>
            </w:rPrChange>
          </w:rPr>
          <w:t>ICategoriaService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02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03" w:author="Carlos Rosales" w:date="2025-07-28T10:06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04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05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806" w:author="Carlos Rosales" w:date="2025-07-28T10:06:00Z">
              <w:rPr>
                <w:color w:val="9E880D"/>
                <w:lang w:val="es-ES" w:eastAsia="es-ES"/>
              </w:rPr>
            </w:rPrChange>
          </w:rPr>
          <w:t xml:space="preserve">@Autowired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07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//Inyectar por dependencia el repositorio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08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09" w:author="Carlos Rosales" w:date="2025-07-28T10:0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10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11" w:author="Carlos Rosales" w:date="2025-07-28T10:06:00Z">
              <w:rPr>
                <w:lang w:val="es-ES" w:eastAsia="es-ES"/>
              </w:rPr>
            </w:rPrChange>
          </w:rPr>
          <w:t>CategoriaRepository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12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3813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14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1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//Esto es un repositorio que maneja las operaciones CRUD de la entidad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16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17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18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819" w:author="Carlos Rosales" w:date="2025-07-28T10:06:00Z">
              <w:rPr>
                <w:color w:val="9E880D"/>
                <w:lang w:val="es-ES" w:eastAsia="es-ES"/>
              </w:rPr>
            </w:rPrChange>
          </w:rPr>
          <w:t>@Override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820" w:author="Carlos Rosales" w:date="2025-07-28T10:06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21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(readOnly 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22" w:author="Carlos Rosales" w:date="2025-07-28T10:06:00Z">
              <w:rPr>
                <w:color w:val="0033B3"/>
                <w:lang w:val="es-ES" w:eastAsia="es-ES"/>
              </w:rPr>
            </w:rPrChange>
          </w:rPr>
          <w:t>true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23" w:author="Carlos Rosales" w:date="2025-07-28T10:06:00Z">
              <w:rPr>
                <w:color w:val="080808"/>
                <w:lang w:val="es-ES" w:eastAsia="es-ES"/>
              </w:rPr>
            </w:rPrChange>
          </w:rPr>
          <w:t>)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2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25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26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27" w:author="Carlos Rosales" w:date="2025-07-28T10:06:00Z">
              <w:rPr>
                <w:lang w:val="es-ES" w:eastAsia="es-ES"/>
              </w:rPr>
            </w:rPrChange>
          </w:rPr>
          <w:t>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28" w:author="Carlos Rosales" w:date="2025-07-28T10:0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29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30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831" w:author="Carlos Rosales" w:date="2025-07-28T10:06:00Z">
              <w:rPr>
                <w:color w:val="00627A"/>
                <w:lang w:val="es-ES" w:eastAsia="es-ES"/>
              </w:rPr>
            </w:rPrChange>
          </w:rPr>
          <w:t>findAll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32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() {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33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Este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34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obtiene todas las categorías y las convierte a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35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36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37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38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3839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0" w:author="Carlos Rosales" w:date="2025-07-28T10:06:00Z">
              <w:rPr>
                <w:color w:val="080808"/>
                <w:lang w:val="es-ES" w:eastAsia="es-ES"/>
              </w:rPr>
            </w:rPrChange>
          </w:rPr>
          <w:t>.findAll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1" w:author="Carlos Rosales" w:date="2025-07-28T10:06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2" w:author="Carlos Rosales" w:date="2025-07-28T10:06:00Z">
              <w:rPr>
                <w:color w:val="080808"/>
                <w:lang w:val="es-ES" w:eastAsia="es-ES"/>
              </w:rPr>
            </w:rPrChange>
          </w:rPr>
          <w:t>stream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3" w:author="Carlos Rosales" w:date="2025-07-28T10:06:00Z">
              <w:rPr>
                <w:color w:val="080808"/>
                <w:lang w:val="es-ES" w:eastAsia="es-ES"/>
              </w:rPr>
            </w:rPrChange>
          </w:rPr>
          <w:t>()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5" w:author="Carlos Rosales" w:date="2025-07-28T10:06:00Z">
              <w:rPr>
                <w:color w:val="080808"/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6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47" w:author="Carlos Rosales" w:date="2025-07-28T10:06:00Z">
              <w:rPr>
                <w:color w:val="0033B3"/>
                <w:lang w:val="es-ES" w:eastAsia="es-ES"/>
              </w:rPr>
            </w:rPrChange>
          </w:rPr>
          <w:t>this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8" w:author="Carlos Rosales" w:date="2025-07-28T10:06:00Z">
              <w:rPr>
                <w:color w:val="080808"/>
                <w:lang w:val="es-ES" w:eastAsia="es-ES"/>
              </w:rPr>
            </w:rPrChange>
          </w:rPr>
          <w:t>::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49" w:author="Carlos Rosales" w:date="2025-07-28T10:06:00Z">
              <w:rPr>
                <w:color w:val="080808"/>
                <w:lang w:val="es-ES" w:eastAsia="es-ES"/>
              </w:rPr>
            </w:rPrChange>
          </w:rPr>
          <w:t>convertToDTO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0" w:author="Carlos Rosales" w:date="2025-07-28T10:06:00Z">
              <w:rPr>
                <w:color w:val="080808"/>
                <w:lang w:val="es-ES" w:eastAsia="es-ES"/>
              </w:rPr>
            </w:rPrChange>
          </w:rPr>
          <w:t>)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1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2" w:author="Carlos Rosales" w:date="2025-07-28T10:06:00Z">
              <w:rPr>
                <w:color w:val="080808"/>
                <w:lang w:val="es-ES" w:eastAsia="es-ES"/>
              </w:rPr>
            </w:rPrChange>
          </w:rPr>
          <w:t>collect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3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54" w:author="Carlos Rosales" w:date="2025-07-28T10:06:00Z">
              <w:rPr>
                <w:lang w:val="es-ES" w:eastAsia="es-ES"/>
              </w:rPr>
            </w:rPrChange>
          </w:rPr>
          <w:t>Collectors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5" w:author="Carlos Rosales" w:date="2025-07-28T10:06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3856" w:author="Carlos Rosales" w:date="2025-07-28T10:06:00Z">
              <w:rPr>
                <w:i/>
                <w:iCs/>
                <w:color w:val="080808"/>
                <w:lang w:val="es-ES" w:eastAsia="es-ES"/>
              </w:rPr>
            </w:rPrChange>
          </w:rPr>
          <w:t>toList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7" w:author="Carlos Rosales" w:date="2025-07-28T10:06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8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59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60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1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62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para obtener todas una lista de entidades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63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864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/*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6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7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8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List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69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0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1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&gt;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2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getAll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3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(){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4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6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7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categoriaRepository.findAll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8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();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79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}*/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80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881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882" w:author="Carlos Rosales" w:date="2025-07-28T10:06:00Z">
              <w:rPr>
                <w:color w:val="9E880D"/>
                <w:lang w:val="es-ES" w:eastAsia="es-ES"/>
              </w:rPr>
            </w:rPrChange>
          </w:rPr>
          <w:t>@Override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883" w:author="Carlos Rosales" w:date="2025-07-28T10:06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84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885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86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87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888" w:author="Carlos Rosales" w:date="2025-07-28T10:06:00Z">
              <w:rPr>
                <w:color w:val="00627A"/>
                <w:lang w:val="es-ES" w:eastAsia="es-ES"/>
              </w:rPr>
            </w:rPrChange>
          </w:rPr>
          <w:t>findById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89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90" w:author="Carlos Rosales" w:date="2025-07-28T10:06:00Z">
              <w:rPr>
                <w:lang w:val="es-ES" w:eastAsia="es-ES"/>
              </w:rPr>
            </w:rPrChange>
          </w:rPr>
          <w:t>Long 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91" w:author="Carlos Rosales" w:date="2025-07-28T10:06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9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93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94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95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896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97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3898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899" w:author="Carlos Rosales" w:date="2025-07-28T10:06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0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01" w:author="Carlos Rosales" w:date="2025-07-28T10:06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2" w:author="Carlos Rosales" w:date="2025-07-28T10:06:00Z">
              <w:rPr>
                <w:color w:val="080808"/>
                <w:lang w:val="es-ES" w:eastAsia="es-ES"/>
              </w:rPr>
            </w:rPrChange>
          </w:rPr>
          <w:t>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3" w:author="Carlos Rosales" w:date="2025-07-28T10:06:00Z">
              <w:rPr>
                <w:color w:val="080808"/>
                <w:lang w:val="es-ES" w:eastAsia="es-ES"/>
              </w:rPr>
            </w:rPrChange>
          </w:rPr>
          <w:t>orElse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4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05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6" w:author="Carlos Rosales" w:date="2025-07-28T10:06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07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08" w:author="Carlos Rosales" w:date="2025-07-28T10:0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09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10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11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12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13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14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15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16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17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18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19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0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21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2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3" w:author="Carlos Rosales" w:date="2025-07-28T10:06:00Z">
              <w:rPr>
                <w:color w:val="080808"/>
                <w:lang w:val="es-ES" w:eastAsia="es-ES"/>
              </w:rPr>
            </w:rPrChange>
          </w:rPr>
          <w:t>convertToDTO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4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25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6" w:author="Carlos Rosales" w:date="2025-07-28T10:06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7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8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29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30" w:author="Carlos Rosales" w:date="2025-07-28T10:06:00Z">
              <w:rPr>
                <w:color w:val="080808"/>
                <w:lang w:val="es-ES" w:eastAsia="es-ES"/>
              </w:rPr>
            </w:rPrChange>
          </w:rPr>
          <w:lastRenderedPageBreak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931" w:author="Carlos Rosales" w:date="2025-07-28T10:06:00Z">
              <w:rPr>
                <w:color w:val="9E880D"/>
                <w:lang w:val="es-ES" w:eastAsia="es-ES"/>
              </w:rPr>
            </w:rPrChange>
          </w:rPr>
          <w:t>@Override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3932" w:author="Carlos Rosales" w:date="2025-07-28T10:06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33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34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35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36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3937" w:author="Carlos Rosales" w:date="2025-07-28T10:06:00Z">
              <w:rPr>
                <w:color w:val="00627A"/>
                <w:lang w:val="es-ES" w:eastAsia="es-ES"/>
              </w:rPr>
            </w:rPrChange>
          </w:rPr>
          <w:t>save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38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39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40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41" w:author="Carlos Rosales" w:date="2025-07-28T10:06:00Z">
              <w:rPr>
                <w:lang w:val="es-ES" w:eastAsia="es-ES"/>
              </w:rPr>
            </w:rPrChange>
          </w:rPr>
          <w:t>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42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) {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943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Este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944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guarda una categoría y devuelve un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945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3946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47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48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49" w:author="Carlos Rosales" w:date="2025-07-28T10:06:00Z">
              <w:rPr>
                <w:lang w:val="es-ES" w:eastAsia="es-ES"/>
              </w:rPr>
            </w:rPrChange>
          </w:rPr>
          <w:t>catNueva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50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1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5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3" w:author="Carlos Rosales" w:date="2025-07-28T10:06:00Z">
              <w:rPr>
                <w:color w:val="080808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4" w:author="Carlos Rosales" w:date="2025-07-28T10:06:00Z">
              <w:rPr>
                <w:color w:val="080808"/>
                <w:lang w:val="es-ES" w:eastAsia="es-ES"/>
              </w:rPr>
            </w:rPrChange>
          </w:rPr>
          <w:t>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5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56" w:author="Carlos Rosales" w:date="2025-07-28T10:0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7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58" w:author="Carlos Rosales" w:date="2025-07-28T10:06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59" w:author="Carlos Rosales" w:date="2025-07-28T10:06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60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() 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61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62" w:author="Carlos Rosales" w:date="2025-07-28T10:06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63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964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//nuevo registro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96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66" w:author="Carlos Rosales" w:date="2025-07-28T10:06:00Z">
              <w:rPr>
                <w:lang w:val="es-ES" w:eastAsia="es-ES"/>
              </w:rPr>
            </w:rPrChange>
          </w:rPr>
          <w:t>catNueva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67" w:author="Carlos Rosales" w:date="2025-07-28T10:06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68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69" w:author="Carlos Rosales" w:date="2025-07-28T10:06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0" w:author="Carlos Rosales" w:date="2025-07-28T10:06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1" w:author="Carlos Rosales" w:date="2025-07-28T10:06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73" w:author="Carlos Rosales" w:date="2025-07-28T10:06:00Z">
              <w:rPr>
                <w:color w:val="0033B3"/>
                <w:lang w:val="es-ES" w:eastAsia="es-ES"/>
              </w:rPr>
            </w:rPrChange>
          </w:rPr>
          <w:t>else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4" w:author="Carlos Rosales" w:date="2025-07-28T10:06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5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976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//actualizar registro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3977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78" w:author="Carlos Rosales" w:date="2025-07-28T10:06:00Z">
              <w:rPr>
                <w:lang w:val="es-ES" w:eastAsia="es-ES"/>
              </w:rPr>
            </w:rPrChange>
          </w:rPr>
          <w:t>catNueva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79" w:author="Carlos Rosales" w:date="2025-07-28T10:06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0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81" w:author="Carlos Rosales" w:date="2025-07-28T10:06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2" w:author="Carlos Rosales" w:date="2025-07-28T10:06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3" w:author="Carlos Rosales" w:date="2025-07-28T10:06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85" w:author="Carlos Rosales" w:date="2025-07-28T10:06:00Z">
              <w:rPr>
                <w:lang w:val="es-ES" w:eastAsia="es-ES"/>
              </w:rPr>
            </w:rPrChange>
          </w:rPr>
          <w:t>catNueva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6" w:author="Carlos Rosales" w:date="2025-07-28T10:06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7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3988" w:author="Carlos Rosales" w:date="2025-07-28T10:06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89" w:author="Carlos Rosales" w:date="2025-07-28T10:06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0" w:author="Carlos Rosales" w:date="2025-07-28T10:06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1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93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3994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5" w:author="Carlos Rosales" w:date="2025-07-28T10:06:00Z">
              <w:rPr>
                <w:color w:val="080808"/>
                <w:lang w:val="es-ES" w:eastAsia="es-ES"/>
              </w:rPr>
            </w:rPrChange>
          </w:rPr>
          <w:t>convertToDTO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6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3997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8" w:author="Carlos Rosales" w:date="2025-07-28T10:06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3999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00" w:author="Carlos Rosales" w:date="2025-07-28T10:06:00Z">
              <w:rPr>
                <w:lang w:val="es-ES" w:eastAsia="es-ES"/>
              </w:rPr>
            </w:rPrChange>
          </w:rPr>
          <w:t>catNueva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01" w:author="Carlos Rosales" w:date="2025-07-28T10:06:00Z">
              <w:rPr>
                <w:color w:val="080808"/>
                <w:lang w:val="es-ES" w:eastAsia="es-ES"/>
              </w:rPr>
            </w:rPrChange>
          </w:rPr>
          <w:t>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0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03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0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00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Este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06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busca una categoría por su nombre y devuelve un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07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08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009" w:author="Carlos Rosales" w:date="2025-07-28T10:06:00Z">
              <w:rPr>
                <w:color w:val="9E880D"/>
                <w:lang w:val="es-ES" w:eastAsia="es-ES"/>
              </w:rPr>
            </w:rPrChange>
          </w:rPr>
          <w:t>@Override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010" w:author="Carlos Rosales" w:date="2025-07-28T10:06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11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1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13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14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015" w:author="Carlos Rosales" w:date="2025-07-28T10:06:00Z">
              <w:rPr>
                <w:color w:val="00627A"/>
                <w:lang w:val="es-ES" w:eastAsia="es-ES"/>
              </w:rPr>
            </w:rPrChange>
          </w:rPr>
          <w:t>findByNombre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16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17" w:author="Carlos Rosales" w:date="2025-07-28T10:06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18" w:author="Carlos Rosales" w:date="2025-07-28T10:06:00Z">
              <w:rPr>
                <w:lang w:val="es-ES" w:eastAsia="es-ES"/>
              </w:rPr>
            </w:rPrChange>
          </w:rPr>
          <w:t xml:space="preserve"> nombre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19" w:author="Carlos Rosales" w:date="2025-07-28T10:06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20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21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22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23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24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25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026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27" w:author="Carlos Rosales" w:date="2025-07-28T10:06:00Z">
              <w:rPr>
                <w:color w:val="080808"/>
                <w:lang w:val="es-ES" w:eastAsia="es-ES"/>
              </w:rPr>
            </w:rPrChange>
          </w:rPr>
          <w:t>.findByNombre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28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29" w:author="Carlos Rosales" w:date="2025-07-28T10:06:00Z">
              <w:rPr>
                <w:lang w:val="es-ES" w:eastAsia="es-ES"/>
              </w:rPr>
            </w:rPrChange>
          </w:rPr>
          <w:t>nombre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30" w:author="Carlos Rosales" w:date="2025-07-28T10:06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31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32" w:author="Carlos Rosales" w:date="2025-07-28T10:0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33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34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35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36" w:author="Carlos Rosales" w:date="2025-07-28T10:06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37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38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39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40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41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42" w:author="Carlos Rosales" w:date="2025-07-28T10:0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43" w:author="Carlos Rosales" w:date="2025-07-28T10:06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4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45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46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47" w:author="Carlos Rosales" w:date="2025-07-28T10:06:00Z">
              <w:rPr>
                <w:color w:val="080808"/>
                <w:lang w:val="es-ES" w:eastAsia="es-ES"/>
              </w:rPr>
            </w:rPrChange>
          </w:rPr>
          <w:t>convertToDTO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48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49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50" w:author="Carlos Rosales" w:date="2025-07-28T10:06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51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52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53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054" w:author="Carlos Rosales" w:date="2025-07-28T10:06:00Z">
              <w:rPr>
                <w:color w:val="9E880D"/>
                <w:lang w:val="es-ES" w:eastAsia="es-ES"/>
              </w:rPr>
            </w:rPrChange>
          </w:rPr>
          <w:t>@Override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055" w:author="Carlos Rosales" w:date="2025-07-28T10:06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56" w:author="Carlos Rosales" w:date="2025-07-28T10:0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57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58" w:author="Carlos Rosales" w:date="2025-07-28T10:06:00Z">
              <w:rPr>
                <w:color w:val="0033B3"/>
                <w:lang w:val="es-ES" w:eastAsia="es-ES"/>
              </w:rPr>
            </w:rPrChange>
          </w:rPr>
          <w:t>void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59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060" w:author="Carlos Rosales" w:date="2025-07-28T10:06:00Z">
              <w:rPr>
                <w:color w:val="00627A"/>
                <w:lang w:val="es-ES" w:eastAsia="es-ES"/>
              </w:rPr>
            </w:rPrChange>
          </w:rPr>
          <w:t>delete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61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62" w:author="Carlos Rosales" w:date="2025-07-28T10:06:00Z">
              <w:rPr>
                <w:lang w:val="es-ES" w:eastAsia="es-ES"/>
              </w:rPr>
            </w:rPrChange>
          </w:rPr>
          <w:t>Long 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63" w:author="Carlos Rosales" w:date="2025-07-28T10:06:00Z">
              <w:rPr>
                <w:color w:val="080808"/>
                <w:lang w:val="es-ES" w:eastAsia="es-ES"/>
              </w:rPr>
            </w:rPrChange>
          </w:rPr>
          <w:t xml:space="preserve">) {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064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Este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65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todo elimina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66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067" w:author="Carlos Rosales" w:date="2025-07-28T10:06:00Z">
              <w:rPr>
                <w:color w:val="871094"/>
                <w:lang w:val="es-ES" w:eastAsia="es-ES"/>
              </w:rPr>
            </w:rPrChange>
          </w:rPr>
          <w:t>categoriaRepository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68" w:author="Carlos Rosales" w:date="2025-07-28T10:06:00Z">
              <w:rPr>
                <w:color w:val="080808"/>
                <w:lang w:val="es-ES" w:eastAsia="es-ES"/>
              </w:rPr>
            </w:rPrChange>
          </w:rPr>
          <w:t>.deleteById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69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70" w:author="Carlos Rosales" w:date="2025-07-28T10:06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71" w:author="Carlos Rosales" w:date="2025-07-28T10:06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7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73" w:author="Carlos Rosales" w:date="2025-07-28T10:06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74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075" w:author="Carlos Rosales" w:date="2025-07-28T10:06:00Z">
              <w:rPr>
                <w:i/>
                <w:iCs/>
                <w:color w:val="8C8C8C"/>
                <w:lang w:val="es-ES" w:eastAsia="es-ES"/>
              </w:rPr>
            </w:rPrChange>
          </w:rPr>
          <w:t>//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76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privado para convertir una entidad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77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78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 a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79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080" w:author="Carlos Rosales" w:date="2025-07-28T10:06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81" w:author="Carlos Rosales" w:date="2025-07-28T10:0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82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83" w:author="Carlos Rosales" w:date="2025-07-28T10:06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84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085" w:author="Carlos Rosales" w:date="2025-07-28T10:06:00Z">
              <w:rPr>
                <w:color w:val="00627A"/>
                <w:lang w:val="es-ES" w:eastAsia="es-ES"/>
              </w:rPr>
            </w:rPrChange>
          </w:rPr>
          <w:t>convertToDTO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86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87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88" w:author="Carlos Rosales" w:date="2025-07-28T10:0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89" w:author="Carlos Rosales" w:date="2025-07-28T10:06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0" w:author="Carlos Rosales" w:date="2025-07-28T10:06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1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92" w:author="Carlos Rosales" w:date="2025-07-28T10:0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093" w:author="Carlos Rosales" w:date="2025-07-28T10:0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4" w:author="Carlos Rosales" w:date="2025-07-28T10:06:00Z">
              <w:rPr>
                <w:color w:val="080808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5" w:author="Carlos Rosales" w:date="2025-07-28T10:0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96" w:author="Carlos Rosales" w:date="2025-07-28T10:06:00Z">
              <w:rPr>
                <w:lang w:val="es-ES" w:eastAsia="es-ES"/>
              </w:rPr>
            </w:rPrChange>
          </w:rPr>
          <w:t>categoria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7" w:author="Carlos Rosales" w:date="2025-07-28T10:06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098" w:author="Carlos Rosales" w:date="2025-07-28T10:06:00Z">
              <w:rPr>
                <w:color w:val="080808"/>
                <w:lang w:val="es-ES" w:eastAsia="es-ES"/>
              </w:rPr>
            </w:rPrChange>
          </w:rPr>
          <w:t>(),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099" w:author="Carlos Rosales" w:date="2025-07-28T10:06:00Z">
              <w:rPr>
                <w:lang w:val="es-ES" w:eastAsia="es-ES"/>
              </w:rPr>
            </w:rPrChange>
          </w:rPr>
          <w:t>categoria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00" w:author="Carlos Rosales" w:date="2025-07-28T10:06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01" w:author="Carlos Rosales" w:date="2025-07-28T10:06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02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03" w:author="Carlos Rosales" w:date="2025-07-28T10:06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6D331E82" w14:textId="77777777" w:rsidR="00E51509" w:rsidRPr="00E51509" w:rsidRDefault="00E51509">
      <w:pPr>
        <w:pStyle w:val="Prrafodelista"/>
        <w:ind w:firstLine="0"/>
        <w:rPr>
          <w:ins w:id="4104" w:author="Carlos Rosales" w:date="2025-07-28T10:06:00Z"/>
          <w:lang w:val="es-ES" w:eastAsia="es-ES"/>
          <w:rPrChange w:id="4105" w:author="Carlos Rosales" w:date="2025-07-28T10:06:00Z">
            <w:rPr>
              <w:ins w:id="4106" w:author="Carlos Rosales" w:date="2025-07-28T10:06:00Z"/>
              <w:b/>
              <w:bCs/>
              <w:lang w:val="es-ES" w:eastAsia="es-ES"/>
            </w:rPr>
          </w:rPrChange>
        </w:rPr>
        <w:pPrChange w:id="4107" w:author="Carlos Rosales" w:date="2025-07-28T10:06:00Z">
          <w:pPr>
            <w:pStyle w:val="Prrafodelista"/>
            <w:numPr>
              <w:numId w:val="6"/>
            </w:numPr>
            <w:ind w:hanging="360"/>
          </w:pPr>
        </w:pPrChange>
      </w:pPr>
    </w:p>
    <w:p w14:paraId="0B0D64AF" w14:textId="33C84659" w:rsidR="00E51509" w:rsidRPr="00E51509" w:rsidRDefault="00E51509" w:rsidP="00E51509">
      <w:pPr>
        <w:pStyle w:val="Prrafodelista"/>
        <w:numPr>
          <w:ilvl w:val="0"/>
          <w:numId w:val="6"/>
        </w:numPr>
        <w:rPr>
          <w:ins w:id="4108" w:author="Carlos Rosales" w:date="2025-07-28T10:07:00Z"/>
          <w:lang w:val="es-ES" w:eastAsia="es-ES"/>
          <w:rPrChange w:id="4109" w:author="Carlos Rosales" w:date="2025-07-28T10:07:00Z">
            <w:rPr>
              <w:ins w:id="4110" w:author="Carlos Rosales" w:date="2025-07-28T10:07:00Z"/>
              <w:b/>
              <w:bCs/>
              <w:lang w:val="es-ES" w:eastAsia="es-ES"/>
            </w:rPr>
          </w:rPrChange>
        </w:rPr>
      </w:pPr>
      <w:ins w:id="4111" w:author="Carlos Rosales" w:date="2025-07-28T10:07:00Z">
        <w:r w:rsidRPr="00E51509">
          <w:rPr>
            <w:b/>
            <w:bCs/>
            <w:lang w:val="es-ES" w:eastAsia="es-ES"/>
          </w:rPr>
          <w:t xml:space="preserve">Modificaciones </w:t>
        </w:r>
        <w:r>
          <w:rPr>
            <w:b/>
            <w:bCs/>
            <w:lang w:val="es-ES" w:eastAsia="es-ES"/>
          </w:rPr>
          <w:t xml:space="preserve">en </w:t>
        </w:r>
        <w:proofErr w:type="spellStart"/>
        <w:r>
          <w:rPr>
            <w:b/>
            <w:bCs/>
            <w:lang w:val="es-ES" w:eastAsia="es-ES"/>
          </w:rPr>
          <w:t>CategoriaController</w:t>
        </w:r>
        <w:proofErr w:type="spellEnd"/>
        <w:r>
          <w:rPr>
            <w:b/>
            <w:bCs/>
            <w:lang w:val="es-ES" w:eastAsia="es-ES"/>
          </w:rPr>
          <w:t xml:space="preserve"> (general)</w:t>
        </w:r>
      </w:ins>
    </w:p>
    <w:p w14:paraId="0F68C41B" w14:textId="77777777" w:rsidR="00E51509" w:rsidRPr="00E51509" w:rsidRDefault="00E51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4112" w:author="Carlos Rosales" w:date="2025-07-28T10:07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4113" w:author="Carlos Rosales" w:date="2025-07-28T10:07:00Z">
            <w:rPr>
              <w:ins w:id="4114" w:author="Carlos Rosales" w:date="2025-07-28T10:07:00Z"/>
              <w:color w:val="080808"/>
              <w:lang w:val="es-ES" w:eastAsia="es-ES"/>
            </w:rPr>
          </w:rPrChange>
        </w:rPr>
        <w:pPrChange w:id="4115" w:author="Carlos Rosales" w:date="2025-07-28T10:07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4116" w:author="Carlos Rosales" w:date="2025-07-28T10:07:00Z"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17" w:author="Carlos Rosales" w:date="2025-07-28T10:07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18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19" w:author="Carlos Rosales" w:date="2025-07-28T10:07:00Z">
              <w:rPr>
                <w:lang w:val="es-ES" w:eastAsia="es-ES"/>
              </w:rPr>
            </w:rPrChange>
          </w:rPr>
          <w:t>com.devsoft.orders_api.controllers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20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21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22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23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24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25" w:author="Carlos Rosales" w:date="2025-07-28T10:07:00Z">
              <w:rPr>
                <w:lang w:val="es-ES" w:eastAsia="es-ES"/>
              </w:rPr>
            </w:rPrChange>
          </w:rPr>
          <w:t>com.devsoft.orders_api.dto.CategoriaDTO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26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27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28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29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30" w:author="Carlos Rosales" w:date="2025-07-28T10:07:00Z">
              <w:rPr>
                <w:lang w:val="es-ES" w:eastAsia="es-ES"/>
              </w:rPr>
            </w:rPrChange>
          </w:rPr>
          <w:t>com.devsoft.orders_api.entities.Categoria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31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32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33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34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35" w:author="Carlos Rosales" w:date="2025-07-28T10:07:00Z">
              <w:rPr>
                <w:lang w:val="es-ES" w:eastAsia="es-ES"/>
              </w:rPr>
            </w:rPrChange>
          </w:rPr>
          <w:t>com.devsoft.orders_api.interfaces.ICategoriaService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36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37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38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39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40" w:author="Carlos Rosales" w:date="2025-07-28T10:07:00Z">
              <w:rPr>
                <w:lang w:val="es-ES" w:eastAsia="es-ES"/>
              </w:rPr>
            </w:rPrChange>
          </w:rPr>
          <w:t>org.apache.coyote.Response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41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42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43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44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45" w:author="Carlos Rosales" w:date="2025-07-28T10:07:00Z">
              <w:rPr>
                <w:lang w:val="es-ES" w:eastAsia="es-ES"/>
              </w:rPr>
            </w:rPrChange>
          </w:rPr>
          <w:t>org.springframework.beans.factory.annotation.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146" w:author="Carlos Rosales" w:date="2025-07-28T10:07:00Z">
              <w:rPr>
                <w:color w:val="9E880D"/>
                <w:lang w:val="es-ES" w:eastAsia="es-ES"/>
              </w:rPr>
            </w:rPrChange>
          </w:rPr>
          <w:t>Autowired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47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48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49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5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51" w:author="Carlos Rosales" w:date="2025-07-28T10:07:00Z">
              <w:rPr>
                <w:lang w:val="es-ES" w:eastAsia="es-ES"/>
              </w:rPr>
            </w:rPrChange>
          </w:rPr>
          <w:t>org.springframework.dao.DataAccessException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52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53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54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5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56" w:author="Carlos Rosales" w:date="2025-07-28T10:07:00Z">
              <w:rPr>
                <w:lang w:val="es-ES" w:eastAsia="es-ES"/>
              </w:rPr>
            </w:rPrChange>
          </w:rPr>
          <w:t>org.springframework.http.HttpStatus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57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58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59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6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61" w:author="Carlos Rosales" w:date="2025-07-28T10:07:00Z">
              <w:rPr>
                <w:lang w:val="es-ES" w:eastAsia="es-ES"/>
              </w:rPr>
            </w:rPrChange>
          </w:rPr>
          <w:t>org.springframework.http.ResponseEntity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62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63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64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6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66" w:author="Carlos Rosales" w:date="2025-07-28T10:07:00Z">
              <w:rPr>
                <w:lang w:val="es-ES" w:eastAsia="es-ES"/>
              </w:rPr>
            </w:rPrChange>
          </w:rPr>
          <w:t>org.springframework.web.bind.annotation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67" w:author="Carlos Rosales" w:date="2025-07-28T10:07:00Z">
              <w:rPr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68" w:author="Carlos Rosales" w:date="2025-07-28T10:07:00Z">
              <w:rPr>
                <w:color w:val="080808"/>
                <w:lang w:val="es-ES" w:eastAsia="es-ES"/>
              </w:rPr>
            </w:rPrChange>
          </w:rPr>
          <w:t>*;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69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70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71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72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73" w:author="Carlos Rosales" w:date="2025-07-28T10:07:00Z">
              <w:rPr>
                <w:lang w:val="es-ES" w:eastAsia="es-ES"/>
              </w:rPr>
            </w:rPrChange>
          </w:rPr>
          <w:t>java.util.HashMap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74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75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76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7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78" w:author="Carlos Rosales" w:date="2025-07-28T10:07:00Z">
              <w:rPr>
                <w:lang w:val="es-ES" w:eastAsia="es-ES"/>
              </w:rPr>
            </w:rPrChange>
          </w:rPr>
          <w:t>java.util.List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79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80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81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82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83" w:author="Carlos Rosales" w:date="2025-07-28T10:07:00Z">
              <w:rPr>
                <w:lang w:val="es-ES" w:eastAsia="es-ES"/>
              </w:rPr>
            </w:rPrChange>
          </w:rPr>
          <w:t>java.util.Map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84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85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86" w:author="Carlos Rosales" w:date="2025-07-28T10:0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18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188" w:author="Carlos Rosales" w:date="2025-07-28T10:07:00Z">
              <w:rPr>
                <w:lang w:val="es-ES" w:eastAsia="es-ES"/>
              </w:rPr>
            </w:rPrChange>
          </w:rPr>
          <w:t>java.util.Objects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89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90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191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192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@RestController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19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// Anotación que indica que esta clase es un controlador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19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lastRenderedPageBreak/>
          <w:t>REST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19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196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@CrossOrigin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19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Permite solicitudes desde otros dominios (CORS)/cruzadas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19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199" w:author="Carlos Rosales" w:date="2025-07-28T10:07:00Z">
              <w:rPr>
                <w:color w:val="9E880D"/>
                <w:lang w:val="es-ES" w:eastAsia="es-ES"/>
              </w:rPr>
            </w:rPrChange>
          </w:rPr>
          <w:t>@RequestMapping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00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201" w:author="Carlos Rosales" w:date="2025-07-28T10:07:00Z">
              <w:rPr>
                <w:color w:val="067D17"/>
                <w:lang w:val="es-ES" w:eastAsia="es-ES"/>
              </w:rPr>
            </w:rPrChange>
          </w:rPr>
          <w:t>"/api"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0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0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Define la ruta base para las solicitudes a este controlador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0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05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06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07" w:author="Carlos Rosales" w:date="2025-07-28T10:07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08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09" w:author="Carlos Rosales" w:date="2025-07-28T10:07:00Z">
              <w:rPr>
                <w:lang w:val="es-ES" w:eastAsia="es-ES"/>
              </w:rPr>
            </w:rPrChange>
          </w:rPr>
          <w:t>CategoriaController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10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1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{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12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Controlador para manejar las operaciones relacionadas con las categorías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1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1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//Anotación de inyección de dependencias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1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216" w:author="Carlos Rosales" w:date="2025-07-28T10:07:00Z">
              <w:rPr>
                <w:color w:val="9E880D"/>
                <w:lang w:val="es-ES" w:eastAsia="es-ES"/>
              </w:rPr>
            </w:rPrChange>
          </w:rPr>
          <w:t>@Autowired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217" w:author="Carlos Rosales" w:date="2025-07-28T10:07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18" w:author="Carlos Rosales" w:date="2025-07-28T10:07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19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20" w:author="Carlos Rosales" w:date="2025-07-28T10:07:00Z">
              <w:rPr>
                <w:lang w:val="es-ES" w:eastAsia="es-ES"/>
              </w:rPr>
            </w:rPrChange>
          </w:rPr>
          <w:t>ICategoriaService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21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222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2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Inyecta el servicio de categorías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//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obtener todas las categorías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2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//Ruta para obtener todas las categorías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30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231" w:author="Carlos Rosales" w:date="2025-07-28T10:07:00Z">
              <w:rPr>
                <w:color w:val="9E880D"/>
                <w:lang w:val="es-ES" w:eastAsia="es-ES"/>
              </w:rPr>
            </w:rPrChange>
          </w:rPr>
          <w:t>@GetMapping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3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233" w:author="Carlos Rosales" w:date="2025-07-28T10:07:00Z">
              <w:rPr>
                <w:color w:val="067D17"/>
                <w:lang w:val="es-ES" w:eastAsia="es-ES"/>
              </w:rPr>
            </w:rPrChange>
          </w:rPr>
          <w:t>"/categorias"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34" w:author="Carlos Rosales" w:date="2025-07-28T10:07:00Z">
              <w:rPr>
                <w:color w:val="080808"/>
                <w:lang w:val="es-ES" w:eastAsia="es-ES"/>
              </w:rPr>
            </w:rPrChange>
          </w:rPr>
          <w:t>)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3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36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3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38" w:author="Carlos Rosales" w:date="2025-07-28T10:07:00Z">
              <w:rPr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3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240" w:author="Carlos Rosales" w:date="2025-07-28T10:07:00Z">
              <w:rPr>
                <w:color w:val="00627A"/>
                <w:lang w:val="es-ES" w:eastAsia="es-ES"/>
              </w:rPr>
            </w:rPrChange>
          </w:rPr>
          <w:t>getAll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41" w:author="Carlos Rosales" w:date="2025-07-28T10:07:00Z">
              <w:rPr>
                <w:color w:val="080808"/>
                <w:lang w:val="es-ES" w:eastAsia="es-ES"/>
              </w:rPr>
            </w:rPrChange>
          </w:rPr>
          <w:t>()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4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43" w:author="Carlos Rosales" w:date="2025-07-28T10:07:00Z">
              <w:rPr>
                <w:lang w:val="es-ES" w:eastAsia="es-ES"/>
              </w:rPr>
            </w:rPrChange>
          </w:rPr>
          <w:t>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44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45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4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47" w:author="Carlos Rosales" w:date="2025-07-28T10:07:00Z">
              <w:rPr>
                <w:lang w:val="es-ES" w:eastAsia="es-ES"/>
              </w:rPr>
            </w:rPrChange>
          </w:rPr>
          <w:t>categoriaDTOList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48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4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250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51" w:author="Carlos Rosales" w:date="2025-07-28T10:07:00Z">
              <w:rPr>
                <w:color w:val="080808"/>
                <w:lang w:val="es-ES" w:eastAsia="es-ES"/>
              </w:rPr>
            </w:rPrChange>
          </w:rPr>
          <w:t>.findAll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52" w:author="Carlos Rosales" w:date="2025-07-28T10:07:00Z">
              <w:rPr>
                <w:color w:val="080808"/>
                <w:lang w:val="es-ES" w:eastAsia="es-ES"/>
              </w:rPr>
            </w:rPrChange>
          </w:rPr>
          <w:t>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5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54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5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56" w:author="Carlos Rosales" w:date="2025-07-28T10:07:00Z">
              <w:rPr>
                <w:lang w:val="es-ES" w:eastAsia="es-ES"/>
              </w:rPr>
            </w:rPrChange>
          </w:rPr>
          <w:t>ResponseEntity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57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4258" w:author="Carlos Rosales" w:date="2025-07-28T10:07:00Z">
              <w:rPr>
                <w:i/>
                <w:iCs/>
                <w:color w:val="080808"/>
                <w:lang w:val="es-ES" w:eastAsia="es-ES"/>
              </w:rPr>
            </w:rPrChange>
          </w:rPr>
          <w:t>ok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5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60" w:author="Carlos Rosales" w:date="2025-07-28T10:07:00Z">
              <w:rPr>
                <w:lang w:val="es-ES" w:eastAsia="es-ES"/>
              </w:rPr>
            </w:rPrChange>
          </w:rPr>
          <w:t>categoriaDTOList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61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6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63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6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6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// 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6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6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obtener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6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269" w:author="Carlos Rosales" w:date="2025-07-28T10:07:00Z">
              <w:rPr>
                <w:color w:val="9E880D"/>
                <w:lang w:val="es-ES" w:eastAsia="es-ES"/>
              </w:rPr>
            </w:rPrChange>
          </w:rPr>
          <w:t>@GetMapping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70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271" w:author="Carlos Rosales" w:date="2025-07-28T10:07:00Z">
              <w:rPr>
                <w:color w:val="067D17"/>
                <w:lang w:val="es-ES" w:eastAsia="es-ES"/>
              </w:rPr>
            </w:rPrChange>
          </w:rPr>
          <w:t>"/categorias/{id}"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7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7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Ruta para obtener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27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75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76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77" w:author="Carlos Rosales" w:date="2025-07-28T10:07:00Z">
              <w:rPr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7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279" w:author="Carlos Rosales" w:date="2025-07-28T10:07:00Z">
              <w:rPr>
                <w:color w:val="00627A"/>
                <w:lang w:val="es-ES" w:eastAsia="es-ES"/>
              </w:rPr>
            </w:rPrChange>
          </w:rPr>
          <w:t>getById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80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281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82" w:author="Carlos Rosales" w:date="2025-07-28T10:07:00Z">
              <w:rPr>
                <w:lang w:val="es-ES" w:eastAsia="es-ES"/>
              </w:rPr>
            </w:rPrChange>
          </w:rPr>
          <w:t>Long 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83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8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85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86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87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88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8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290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91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9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93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94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95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9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97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29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299" w:author="Carlos Rosales" w:date="2025-07-28T10:07:00Z">
              <w:rPr>
                <w:lang w:val="es-ES" w:eastAsia="es-ES"/>
              </w:rPr>
            </w:rPrChange>
          </w:rPr>
          <w:t xml:space="preserve">response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0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2" w:author="Carlos Rosales" w:date="2025-07-28T10:07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3" w:author="Carlos Rosales" w:date="2025-07-28T10:07:00Z">
              <w:rPr>
                <w:color w:val="080808"/>
                <w:lang w:val="es-ES" w:eastAsia="es-ES"/>
              </w:rPr>
            </w:rPrChange>
          </w:rPr>
          <w:t>&lt;&gt;();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0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6" w:author="Carlos Rosales" w:date="2025-07-28T10:07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07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08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09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311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2" w:author="Carlos Rosales" w:date="2025-07-28T10:07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14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5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1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18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19" w:author="Carlos Rosales" w:date="2025-07-28T10:07:00Z">
              <w:rPr>
                <w:lang w:val="es-ES" w:eastAsia="es-ES"/>
              </w:rPr>
            </w:rPrChange>
          </w:rPr>
          <w:t>DataAccessException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20" w:author="Carlos Rosales" w:date="2025-07-28T10:07:00Z">
              <w:rPr>
                <w:lang w:val="es-ES" w:eastAsia="es-ES"/>
              </w:rPr>
            </w:rPrChange>
          </w:rPr>
          <w:t xml:space="preserve"> 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21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2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23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24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2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26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27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28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2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30" w:author="Carlos Rosales" w:date="2025-07-28T10:07:00Z">
              <w:rPr>
                <w:color w:val="067D17"/>
                <w:lang w:val="es-ES" w:eastAsia="es-ES"/>
              </w:rPr>
            </w:rPrChange>
          </w:rPr>
          <w:t>"Error al realizar la consulta a la base de datos"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1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33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4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36" w:author="Carlos Rosales" w:date="2025-07-28T10:07:00Z">
              <w:rPr>
                <w:color w:val="067D17"/>
                <w:lang w:val="es-ES" w:eastAsia="es-ES"/>
              </w:rPr>
            </w:rPrChange>
          </w:rPr>
          <w:t>"error"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38" w:author="Carlos Rosales" w:date="2025-07-28T10:07:00Z">
              <w:rPr>
                <w:lang w:val="es-ES" w:eastAsia="es-ES"/>
              </w:rPr>
            </w:rPrChange>
          </w:rPr>
          <w:t>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39" w:author="Carlos Rosales" w:date="2025-07-28T10:07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0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42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43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4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46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7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48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4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50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1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5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54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5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356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7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8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5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60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6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62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63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64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65" w:author="Carlos Rosales" w:date="2025-07-28T10:07:00Z">
              <w:rPr>
                <w:color w:val="080808"/>
                <w:lang w:val="es-ES" w:eastAsia="es-ES"/>
              </w:rPr>
            </w:rPrChange>
          </w:rPr>
          <w:t>&gt;(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66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6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68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69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370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71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7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73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7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37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Mé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376" w:author="Carlos Rosales" w:date="2025-07-28T10:07:00Z">
              <w:rPr>
                <w:i/>
                <w:iCs/>
                <w:color w:val="008DDE"/>
                <w:lang w:val="es-ES" w:eastAsia="es-ES"/>
              </w:rPr>
            </w:rPrChange>
          </w:rPr>
          <w:t>todo guardar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4377" w:author="Carlos Rosales" w:date="2025-07-28T10:07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378" w:author="Carlos Rosales" w:date="2025-07-28T10:07:00Z">
              <w:rPr>
                <w:color w:val="9E880D"/>
                <w:lang w:val="es-ES" w:eastAsia="es-ES"/>
              </w:rPr>
            </w:rPrChange>
          </w:rPr>
          <w:t>@PostMapping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7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380" w:author="Carlos Rosales" w:date="2025-07-28T10:07:00Z">
              <w:rPr>
                <w:color w:val="067D17"/>
                <w:lang w:val="es-ES" w:eastAsia="es-ES"/>
              </w:rPr>
            </w:rPrChange>
          </w:rPr>
          <w:t>"/categorias"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81" w:author="Carlos Rosales" w:date="2025-07-28T10:07:00Z">
              <w:rPr>
                <w:color w:val="080808"/>
                <w:lang w:val="es-ES" w:eastAsia="es-ES"/>
              </w:rPr>
            </w:rPrChange>
          </w:rPr>
          <w:t>)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8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83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384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85" w:author="Carlos Rosales" w:date="2025-07-28T10:07:00Z">
              <w:rPr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8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387" w:author="Carlos Rosales" w:date="2025-07-28T10:07:00Z">
              <w:rPr>
                <w:color w:val="00627A"/>
                <w:lang w:val="es-ES" w:eastAsia="es-ES"/>
              </w:rPr>
            </w:rPrChange>
          </w:rPr>
          <w:t>save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88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389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@RequestBody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0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1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2" w:author="Carlos Rosales" w:date="2025-07-28T10:07:00Z">
              <w:rPr>
                <w:lang w:val="es-ES" w:eastAsia="es-ES"/>
              </w:rPr>
            </w:rPrChange>
          </w:rPr>
          <w:t>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93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9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5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6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7" w:author="Carlos Rosales" w:date="2025-07-28T10:07:00Z">
              <w:rPr>
                <w:lang w:val="es-ES" w:eastAsia="es-ES"/>
              </w:rPr>
            </w:rPrChange>
          </w:rPr>
          <w:t>catPersisted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398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39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0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1" w:author="Carlos Rosales" w:date="2025-07-28T10:07:00Z">
              <w:rPr>
                <w:color w:val="080808"/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2" w:author="Carlos Rosales" w:date="2025-07-28T10:07:00Z">
              <w:rPr>
                <w:color w:val="080808"/>
                <w:lang w:val="es-ES" w:eastAsia="es-ES"/>
              </w:rPr>
            </w:rPrChange>
          </w:rPr>
          <w:t>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04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06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08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0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10" w:author="Carlos Rosales" w:date="2025-07-28T10:07:00Z">
              <w:rPr>
                <w:lang w:val="es-ES" w:eastAsia="es-ES"/>
              </w:rPr>
            </w:rPrChange>
          </w:rPr>
          <w:t xml:space="preserve">response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12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3" w:author="Carlos Rosales" w:date="2025-07-28T10:07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4" w:author="Carlos Rosales" w:date="2025-07-28T10:07:00Z">
              <w:rPr>
                <w:color w:val="080808"/>
                <w:lang w:val="es-ES" w:eastAsia="es-ES"/>
              </w:rPr>
            </w:rPrChange>
          </w:rPr>
          <w:t>&lt;&gt;();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16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7" w:author="Carlos Rosales" w:date="2025-07-28T10:07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18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41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Validar que el nombre de la categoría no sea nulo o vacío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420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21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22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23" w:author="Carlos Rosales" w:date="2025-07-28T10:07:00Z">
              <w:rPr>
                <w:lang w:val="es-ES" w:eastAsia="es-ES"/>
              </w:rPr>
            </w:rPrChange>
          </w:rPr>
          <w:t>catExiste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24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2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426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27" w:author="Carlos Rosales" w:date="2025-07-28T10:07:00Z">
              <w:rPr>
                <w:color w:val="080808"/>
                <w:lang w:val="es-ES" w:eastAsia="es-ES"/>
              </w:rPr>
            </w:rPrChange>
          </w:rPr>
          <w:t>.findByNombre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28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29" w:author="Carlos Rosales" w:date="2025-07-28T10:07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30" w:author="Carlos Rosales" w:date="2025-07-28T10:07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31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3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33" w:author="Carlos Rosales" w:date="2025-07-28T10:07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34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3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36" w:author="Carlos Rosales" w:date="2025-07-28T10:07:00Z">
              <w:rPr>
                <w:lang w:val="es-ES" w:eastAsia="es-ES"/>
              </w:rPr>
            </w:rPrChange>
          </w:rPr>
          <w:t>catExiste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37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3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!=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39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4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&amp;&amp;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42" w:author="Carlos Rosales" w:date="2025-07-28T10:07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3" w:author="Carlos Rosales" w:date="2025-07-28T10:07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4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() 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45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6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7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48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49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50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1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2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3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54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5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"Ya existe una 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6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57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con este nombre, digite otro"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58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5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60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46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62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63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64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6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66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6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68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69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70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7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72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73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474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CONFLICT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7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47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409 (CONFLICT) si ya existe una categoría con el mismo nombre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47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78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7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80" w:author="Carlos Rosales" w:date="2025-07-28T10:07:00Z">
              <w:rPr>
                <w:lang w:val="es-ES" w:eastAsia="es-ES"/>
              </w:rPr>
            </w:rPrChange>
          </w:rPr>
          <w:t>catPersisted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81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8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483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84" w:author="Carlos Rosales" w:date="2025-07-28T10:07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8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86" w:author="Carlos Rosales" w:date="2025-07-28T10:07:00Z">
              <w:rPr>
                <w:lang w:val="es-ES" w:eastAsia="es-ES"/>
              </w:rPr>
            </w:rPrChange>
          </w:rPr>
          <w:t>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87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88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489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90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91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2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3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4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9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6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7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498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guardada correctamente"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499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00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01" w:author="Carlos Rosales" w:date="2025-07-28T10:07:00Z">
              <w:rPr>
                <w:color w:val="080808"/>
                <w:lang w:val="es-ES" w:eastAsia="es-ES"/>
              </w:rPr>
            </w:rPrChange>
          </w:rPr>
          <w:lastRenderedPageBreak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0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03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04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05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06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07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0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09" w:author="Carlos Rosales" w:date="2025-07-28T10:07:00Z">
              <w:rPr>
                <w:lang w:val="es-ES" w:eastAsia="es-ES"/>
              </w:rPr>
            </w:rPrChange>
          </w:rPr>
          <w:t>catPersisted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0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12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13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4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16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7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18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1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20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21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2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2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24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25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526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CREATED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2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2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201 (CREATED) y el objeto guardado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2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}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3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33" w:author="Carlos Rosales" w:date="2025-07-28T10:07:00Z">
              <w:rPr>
                <w:lang w:val="es-ES" w:eastAsia="es-ES"/>
              </w:rPr>
            </w:rPrChange>
          </w:rPr>
          <w:t>DataAccessException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34" w:author="Carlos Rosales" w:date="2025-07-28T10:07:00Z">
              <w:rPr>
                <w:lang w:val="es-ES" w:eastAsia="es-ES"/>
              </w:rPr>
            </w:rPrChange>
          </w:rPr>
          <w:t xml:space="preserve"> 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5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3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3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40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41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42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4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44" w:author="Carlos Rosales" w:date="2025-07-28T10:07:00Z">
              <w:rPr>
                <w:color w:val="067D17"/>
                <w:lang w:val="es-ES" w:eastAsia="es-ES"/>
              </w:rPr>
            </w:rPrChange>
          </w:rPr>
          <w:t>"Error al insertar el registro, intente nuevamente"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45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4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4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4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4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50" w:author="Carlos Rosales" w:date="2025-07-28T10:07:00Z">
              <w:rPr>
                <w:color w:val="067D17"/>
                <w:lang w:val="es-ES" w:eastAsia="es-ES"/>
              </w:rPr>
            </w:rPrChange>
          </w:rPr>
          <w:t>"error"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52" w:author="Carlos Rosales" w:date="2025-07-28T10:07:00Z">
              <w:rPr>
                <w:lang w:val="es-ES" w:eastAsia="es-ES"/>
              </w:rPr>
            </w:rPrChange>
          </w:rPr>
          <w:t>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3" w:author="Carlos Rosales" w:date="2025-07-28T10:07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4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56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5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8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59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60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61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62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6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64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65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66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6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68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69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570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7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72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500 (INTERNAL_SERVER_ERROR) y el mensaje de error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7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74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7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76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77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7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7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80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actualizar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81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582" w:author="Carlos Rosales" w:date="2025-07-28T10:07:00Z">
              <w:rPr>
                <w:color w:val="9E880D"/>
                <w:lang w:val="es-ES" w:eastAsia="es-ES"/>
              </w:rPr>
            </w:rPrChange>
          </w:rPr>
          <w:t>@PutMapping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8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584" w:author="Carlos Rosales" w:date="2025-07-28T10:07:00Z">
              <w:rPr>
                <w:color w:val="067D17"/>
                <w:lang w:val="es-ES" w:eastAsia="es-ES"/>
              </w:rPr>
            </w:rPrChange>
          </w:rPr>
          <w:t>"/categorias/{id}"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8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8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Ruta para actualizar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58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88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589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90" w:author="Carlos Rosales" w:date="2025-07-28T10:07:00Z">
              <w:rPr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9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592" w:author="Carlos Rosales" w:date="2025-07-28T10:07:00Z">
              <w:rPr>
                <w:color w:val="00627A"/>
                <w:lang w:val="es-ES" w:eastAsia="es-ES"/>
              </w:rPr>
            </w:rPrChange>
          </w:rPr>
          <w:t>update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9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594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95" w:author="Carlos Rosales" w:date="2025-07-28T10:07:00Z">
              <w:rPr>
                <w:lang w:val="es-ES" w:eastAsia="es-ES"/>
              </w:rPr>
            </w:rPrChange>
          </w:rPr>
          <w:t>Long 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59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597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@RequestBody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98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599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00" w:author="Carlos Rosales" w:date="2025-07-28T10:07:00Z">
              <w:rPr>
                <w:lang w:val="es-ES" w:eastAsia="es-ES"/>
              </w:rPr>
            </w:rPrChange>
          </w:rPr>
          <w:t>dto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01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0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03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04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05" w:author="Carlos Rosales" w:date="2025-07-28T10:07:00Z">
              <w:rPr>
                <w:lang w:val="es-ES" w:eastAsia="es-ES"/>
              </w:rPr>
            </w:rPrChange>
          </w:rPr>
          <w:t>catActual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06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0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608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09" w:author="Carlos Rosales" w:date="2025-07-28T10:07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10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11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12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1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14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15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16" w:author="Carlos Rosales" w:date="2025-07-28T10:07:00Z">
              <w:rPr>
                <w:lang w:val="es-ES" w:eastAsia="es-ES"/>
              </w:rPr>
            </w:rPrChange>
          </w:rPr>
          <w:t>catUpdated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17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1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19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0" w:author="Carlos Rosales" w:date="2025-07-28T10:07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22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3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24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26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28" w:author="Carlos Rosales" w:date="2025-07-28T10:07:00Z">
              <w:rPr>
                <w:lang w:val="es-ES" w:eastAsia="es-ES"/>
              </w:rPr>
            </w:rPrChange>
          </w:rPr>
          <w:t xml:space="preserve">response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2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3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31" w:author="Carlos Rosales" w:date="2025-07-28T10:07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32" w:author="Carlos Rosales" w:date="2025-07-28T10:07:00Z">
              <w:rPr>
                <w:color w:val="080808"/>
                <w:lang w:val="es-ES" w:eastAsia="es-ES"/>
              </w:rPr>
            </w:rPrChange>
          </w:rPr>
          <w:t>&lt;&gt;();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3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34" w:author="Carlos Rosales" w:date="2025-07-28T10:07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3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36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37" w:author="Carlos Rosales" w:date="2025-07-28T10:07:00Z">
              <w:rPr>
                <w:lang w:val="es-ES" w:eastAsia="es-ES"/>
              </w:rPr>
            </w:rPrChange>
          </w:rPr>
          <w:t>catActual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38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3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40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41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42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43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44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4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46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47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48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4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50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"No existe una 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51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52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con el ID: "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53" w:author="Carlos Rosales" w:date="2025-07-28T10:07:00Z">
              <w:rPr>
                <w:color w:val="067D17"/>
                <w:lang w:val="es-ES" w:eastAsia="es-ES"/>
              </w:rPr>
            </w:rPrChange>
          </w:rPr>
          <w:br/>
          <w:t xml:space="preserve">            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54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55" w:author="Carlos Rosales" w:date="2025-07-28T10:07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56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57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58" w:author="Carlos Rosales" w:date="2025-07-28T10:07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59" w:author="Carlos Rosales" w:date="2025-07-28T10:07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0" w:author="Carlos Rosales" w:date="2025-07-28T10:07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1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662" w:author="Carlos Rosales" w:date="2025-07-28T10:07:00Z">
              <w:rPr>
                <w:color w:val="067D17"/>
                <w:lang w:val="es-ES" w:eastAsia="es-ES"/>
              </w:rPr>
            </w:rPrChange>
          </w:rPr>
          <w:t>"no existe en la base de datos"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3" w:author="Carlos Rosales" w:date="2025-07-28T10:07:00Z">
              <w:rPr>
                <w:color w:val="080808"/>
                <w:lang w:val="es-ES" w:eastAsia="es-ES"/>
              </w:rPr>
            </w:rPrChange>
          </w:rPr>
          <w:t>)));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65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66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7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68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69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70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71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7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73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74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75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7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77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78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679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8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681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404 (NOT FOUND) si no se encuentra la categoría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682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83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8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68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86" w:author="Carlos Rosales" w:date="2025-07-28T10:07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87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88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89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90" w:author="Carlos Rosales" w:date="2025-07-28T10:07:00Z">
              <w:rPr>
                <w:lang w:val="es-ES" w:eastAsia="es-ES"/>
              </w:rPr>
            </w:rPrChange>
          </w:rPr>
          <w:t>catExiste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91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693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4" w:author="Carlos Rosales" w:date="2025-07-28T10:07:00Z">
              <w:rPr>
                <w:color w:val="080808"/>
                <w:lang w:val="es-ES" w:eastAsia="es-ES"/>
              </w:rPr>
            </w:rPrChange>
          </w:rPr>
          <w:t>.findByNombre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5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696" w:author="Carlos Rosales" w:date="2025-07-28T10:07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7" w:author="Carlos Rosales" w:date="2025-07-28T10:07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8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69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00" w:author="Carlos Rosales" w:date="2025-07-28T10:07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0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0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03" w:author="Carlos Rosales" w:date="2025-07-28T10:07:00Z">
              <w:rPr>
                <w:lang w:val="es-ES" w:eastAsia="es-ES"/>
              </w:rPr>
            </w:rPrChange>
          </w:rPr>
          <w:t>catExiste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04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0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!=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06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0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08" w:author="Carlos Rosales" w:date="2025-07-28T10:07:00Z">
              <w:rPr>
                <w:color w:val="080808"/>
                <w:lang w:val="es-ES" w:eastAsia="es-ES"/>
              </w:rPr>
            </w:rPrChange>
          </w:rPr>
          <w:t>&amp;&amp; !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09" w:author="Carlos Rosales" w:date="2025-07-28T10:07:00Z">
              <w:rPr>
                <w:lang w:val="es-ES" w:eastAsia="es-ES"/>
              </w:rPr>
            </w:rPrChange>
          </w:rPr>
          <w:t>Objects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0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4711" w:author="Carlos Rosales" w:date="2025-07-28T10:07:00Z">
              <w:rPr>
                <w:i/>
                <w:iCs/>
                <w:color w:val="080808"/>
                <w:lang w:val="es-ES" w:eastAsia="es-ES"/>
              </w:rPr>
            </w:rPrChange>
          </w:rPr>
          <w:t>requireNonNull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13" w:author="Carlos Rosales" w:date="2025-07-28T10:07:00Z">
              <w:rPr>
                <w:lang w:val="es-ES" w:eastAsia="es-ES"/>
              </w:rPr>
            </w:rPrChange>
          </w:rPr>
          <w:t>catExiste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4" w:author="Carlos Rosales" w:date="2025-07-28T10:07:00Z">
              <w:rPr>
                <w:color w:val="080808"/>
                <w:lang w:val="es-ES" w:eastAsia="es-ES"/>
              </w:rPr>
            </w:rPrChange>
          </w:rPr>
          <w:t>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5" w:author="Carlos Rosales" w:date="2025-07-28T10:07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6" w:author="Carlos Rosales" w:date="2025-07-28T10:07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7" w:author="Carlos Rosales" w:date="2025-07-28T10:07:00Z">
              <w:rPr>
                <w:color w:val="080808"/>
                <w:lang w:val="es-ES" w:eastAsia="es-ES"/>
              </w:rPr>
            </w:rPrChange>
          </w:rPr>
          <w:t>equals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18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19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20" w:author="Carlos Rosales" w:date="2025-07-28T10:07:00Z">
              <w:rPr>
                <w:color w:val="080808"/>
                <w:lang w:val="es-ES" w:eastAsia="es-ES"/>
              </w:rPr>
            </w:rPrChange>
          </w:rPr>
          <w:t>))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2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2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23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24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25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26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27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2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29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"Ya existe una 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30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31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con este nombre, digite otro"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32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3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34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35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36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37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38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39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40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4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42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43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44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4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46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47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748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CONFLICT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4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750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409 (CONFLICT) si ya existe una categoría con el mismo nombre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751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2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3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54" w:author="Carlos Rosales" w:date="2025-07-28T10:07:00Z">
              <w:rPr>
                <w:lang w:val="es-ES" w:eastAsia="es-ES"/>
              </w:rPr>
            </w:rPrChange>
          </w:rPr>
          <w:t>catActual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5" w:author="Carlos Rosales" w:date="2025-07-28T10:07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6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57" w:author="Carlos Rosales" w:date="2025-07-28T10:07:00Z">
              <w:rPr>
                <w:lang w:val="es-ES" w:eastAsia="es-ES"/>
              </w:rPr>
            </w:rPrChange>
          </w:rPr>
          <w:t>dto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8" w:author="Carlos Rosales" w:date="2025-07-28T10:07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59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0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61" w:author="Carlos Rosales" w:date="2025-07-28T10:07:00Z">
              <w:rPr>
                <w:lang w:val="es-ES" w:eastAsia="es-ES"/>
              </w:rPr>
            </w:rPrChange>
          </w:rPr>
          <w:t>catUpdated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62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764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5" w:author="Carlos Rosales" w:date="2025-07-28T10:07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6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67" w:author="Carlos Rosales" w:date="2025-07-28T10:07:00Z">
              <w:rPr>
                <w:lang w:val="es-ES" w:eastAsia="es-ES"/>
              </w:rPr>
            </w:rPrChange>
          </w:rPr>
          <w:t>catActual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8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6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70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71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7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3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4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5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7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7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8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79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actualizada correctamente"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80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8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8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83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84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85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86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787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8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89" w:author="Carlos Rosales" w:date="2025-07-28T10:07:00Z">
              <w:rPr>
                <w:lang w:val="es-ES" w:eastAsia="es-ES"/>
              </w:rPr>
            </w:rPrChange>
          </w:rPr>
          <w:t>catUpdated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0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92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793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4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96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7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798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79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00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01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0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0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04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05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806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0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0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0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}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1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13" w:author="Carlos Rosales" w:date="2025-07-28T10:07:00Z">
              <w:rPr>
                <w:lang w:val="es-ES" w:eastAsia="es-ES"/>
              </w:rPr>
            </w:rPrChange>
          </w:rPr>
          <w:t>DataAccessException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14" w:author="Carlos Rosales" w:date="2025-07-28T10:07:00Z">
              <w:rPr>
                <w:lang w:val="es-ES" w:eastAsia="es-ES"/>
              </w:rPr>
            </w:rPrChange>
          </w:rPr>
          <w:t xml:space="preserve"> 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5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1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1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20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21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22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2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24" w:author="Carlos Rosales" w:date="2025-07-28T10:07:00Z">
              <w:rPr>
                <w:color w:val="067D17"/>
                <w:lang w:val="es-ES" w:eastAsia="es-ES"/>
              </w:rPr>
            </w:rPrChange>
          </w:rPr>
          <w:t>"Error al actualizar el registro, intente nuevamente"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25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2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2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2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2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30" w:author="Carlos Rosales" w:date="2025-07-28T10:07:00Z">
              <w:rPr>
                <w:color w:val="067D17"/>
                <w:lang w:val="es-ES" w:eastAsia="es-ES"/>
              </w:rPr>
            </w:rPrChange>
          </w:rPr>
          <w:t>"error"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32" w:author="Carlos Rosales" w:date="2025-07-28T10:07:00Z">
              <w:rPr>
                <w:lang w:val="es-ES" w:eastAsia="es-ES"/>
              </w:rPr>
            </w:rPrChange>
          </w:rPr>
          <w:t>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3" w:author="Carlos Rosales" w:date="2025-07-28T10:07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4" w:author="Carlos Rosales" w:date="2025-07-28T10:07:00Z">
              <w:rPr>
                <w:color w:val="080808"/>
                <w:lang w:val="es-ES" w:eastAsia="es-ES"/>
              </w:rPr>
            </w:rPrChange>
          </w:rPr>
          <w:t>());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36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37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8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39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40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41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42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4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44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45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46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4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48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49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850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5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52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500 (INTERNAL_SERVER_ERROR) y el mensaje de error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5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54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55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56" w:author="Carlos Rosales" w:date="2025-07-28T10:07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57" w:author="Carlos Rosales" w:date="2025-07-28T10:07:00Z">
              <w:rPr>
                <w:color w:val="080808"/>
                <w:lang w:val="es-ES" w:eastAsia="es-ES"/>
              </w:rPr>
            </w:rPrChange>
          </w:rPr>
          <w:lastRenderedPageBreak/>
          <w:br/>
          <w:t xml:space="preserve">   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5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5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60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eliminar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61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862" w:author="Carlos Rosales" w:date="2025-07-28T10:07:00Z">
              <w:rPr>
                <w:color w:val="9E880D"/>
                <w:lang w:val="es-ES" w:eastAsia="es-ES"/>
              </w:rPr>
            </w:rPrChange>
          </w:rPr>
          <w:t>@DeleteMapping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6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864" w:author="Carlos Rosales" w:date="2025-07-28T10:07:00Z">
              <w:rPr>
                <w:color w:val="067D17"/>
                <w:lang w:val="es-ES" w:eastAsia="es-ES"/>
              </w:rPr>
            </w:rPrChange>
          </w:rPr>
          <w:t>"/categorias/{id}"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6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6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Ruta para eliminar una categoría por su ID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867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68" w:author="Carlos Rosales" w:date="2025-07-28T10:0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69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70" w:author="Carlos Rosales" w:date="2025-07-28T10:07:00Z">
              <w:rPr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7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4872" w:author="Carlos Rosales" w:date="2025-07-28T10:07:00Z">
              <w:rPr>
                <w:color w:val="00627A"/>
                <w:lang w:val="es-ES" w:eastAsia="es-ES"/>
              </w:rPr>
            </w:rPrChange>
          </w:rPr>
          <w:t>delete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7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4874" w:author="Carlos Rosales" w:date="2025-07-28T10:07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75" w:author="Carlos Rosales" w:date="2025-07-28T10:07:00Z">
              <w:rPr>
                <w:lang w:val="es-ES" w:eastAsia="es-ES"/>
              </w:rPr>
            </w:rPrChange>
          </w:rPr>
          <w:t>Long 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76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77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78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79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80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1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82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84" w:author="Carlos Rosales" w:date="2025-07-28T10:07:00Z">
              <w:rPr>
                <w:lang w:val="es-ES" w:eastAsia="es-ES"/>
              </w:rPr>
            </w:rPrChange>
          </w:rPr>
          <w:t xml:space="preserve">response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5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886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7" w:author="Carlos Rosales" w:date="2025-07-28T10:07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8" w:author="Carlos Rosales" w:date="2025-07-28T10:07:00Z">
              <w:rPr>
                <w:color w:val="080808"/>
                <w:lang w:val="es-ES" w:eastAsia="es-ES"/>
              </w:rPr>
            </w:rPrChange>
          </w:rPr>
          <w:t>&lt;&gt;();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8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90" w:author="Carlos Rosales" w:date="2025-07-28T10:07:00Z">
              <w:rPr>
                <w:lang w:val="es-ES" w:eastAsia="es-ES"/>
              </w:rPr>
            </w:rPrChange>
          </w:rPr>
          <w:t>CategoriaDTO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91" w:author="Carlos Rosales" w:date="2025-07-28T10:0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92" w:author="Carlos Rosales" w:date="2025-07-28T10:07:00Z">
              <w:rPr>
                <w:lang w:val="es-ES" w:eastAsia="es-ES"/>
              </w:rPr>
            </w:rPrChange>
          </w:rPr>
          <w:t>catActual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93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94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895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96" w:author="Carlos Rosales" w:date="2025-07-28T10:07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97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898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899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00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01" w:author="Carlos Rosales" w:date="2025-07-28T10:07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02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0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04" w:author="Carlos Rosales" w:date="2025-07-28T10:07:00Z">
              <w:rPr>
                <w:lang w:val="es-ES" w:eastAsia="es-ES"/>
              </w:rPr>
            </w:rPrChange>
          </w:rPr>
          <w:t>catActual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05" w:author="Carlos Rosales" w:date="2025-07-28T10:07:00Z">
              <w:rPr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0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07" w:author="Carlos Rosales" w:date="2025-07-28T10:07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08" w:author="Carlos Rosales" w:date="2025-07-28T10:07:00Z">
              <w:rPr>
                <w:color w:val="080808"/>
                <w:lang w:val="es-ES" w:eastAsia="es-ES"/>
              </w:rPr>
            </w:rPrChange>
          </w:rPr>
          <w:t>)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09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10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11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1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3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4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5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1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7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"No existe una 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8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19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con el ID: "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20" w:author="Carlos Rosales" w:date="2025-07-28T10:07:00Z">
              <w:rPr>
                <w:color w:val="067D17"/>
                <w:lang w:val="es-ES" w:eastAsia="es-ES"/>
              </w:rPr>
            </w:rPrChange>
          </w:rPr>
          <w:br/>
          <w:t xml:space="preserve">            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1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2" w:author="Carlos Rosales" w:date="2025-07-28T10:07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3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24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5" w:author="Carlos Rosales" w:date="2025-07-28T10:07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6" w:author="Carlos Rosales" w:date="2025-07-28T10:07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7" w:author="Carlos Rosales" w:date="2025-07-28T10:07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28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29" w:author="Carlos Rosales" w:date="2025-07-28T10:07:00Z">
              <w:rPr>
                <w:color w:val="067D17"/>
                <w:lang w:val="es-ES" w:eastAsia="es-ES"/>
              </w:rPr>
            </w:rPrChange>
          </w:rPr>
          <w:t>"no existe en la base de datos"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0" w:author="Carlos Rosales" w:date="2025-07-28T10:07:00Z">
              <w:rPr>
                <w:color w:val="080808"/>
                <w:lang w:val="es-ES" w:eastAsia="es-ES"/>
              </w:rPr>
            </w:rPrChange>
          </w:rPr>
          <w:t>)));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32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33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4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5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36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7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38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39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40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41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42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4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44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45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946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47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948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404 (NOT FOUND) si no se encuentra la categoría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949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0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1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52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3" w:author="Carlos Rosales" w:date="2025-07-28T10:07:00Z">
              <w:rPr>
                <w:color w:val="080808"/>
                <w:lang w:val="es-ES" w:eastAsia="es-ES"/>
              </w:rPr>
            </w:rPrChange>
          </w:rPr>
          <w:t>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4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4955" w:author="Carlos Rosales" w:date="2025-07-28T10:07:00Z">
              <w:rPr>
                <w:color w:val="871094"/>
                <w:lang w:val="es-ES" w:eastAsia="es-ES"/>
              </w:rPr>
            </w:rPrChange>
          </w:rPr>
          <w:t>categoriaService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6" w:author="Carlos Rosales" w:date="2025-07-28T10:07:00Z">
              <w:rPr>
                <w:color w:val="080808"/>
                <w:lang w:val="es-ES" w:eastAsia="es-ES"/>
              </w:rPr>
            </w:rPrChange>
          </w:rPr>
          <w:t>.delete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7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58" w:author="Carlos Rosales" w:date="2025-07-28T10:07:00Z">
              <w:rPr>
                <w:lang w:val="es-ES" w:eastAsia="es-ES"/>
              </w:rPr>
            </w:rPrChange>
          </w:rPr>
          <w:t>id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59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0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61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2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63" w:author="Carlos Rosales" w:date="2025-07-28T10:07:00Z">
              <w:rPr>
                <w:lang w:val="es-ES" w:eastAsia="es-ES"/>
              </w:rPr>
            </w:rPrChange>
          </w:rPr>
          <w:t>DataAccessException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64" w:author="Carlos Rosales" w:date="2025-07-28T10:07:00Z">
              <w:rPr>
                <w:lang w:val="es-ES" w:eastAsia="es-ES"/>
              </w:rPr>
            </w:rPrChange>
          </w:rPr>
          <w:t xml:space="preserve"> 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5" w:author="Carlos Rosales" w:date="2025-07-28T10:07:00Z">
              <w:rPr>
                <w:color w:val="080808"/>
                <w:lang w:val="es-ES" w:eastAsia="es-ES"/>
              </w:rPr>
            </w:rPrChange>
          </w:rPr>
          <w:t>){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6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6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70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71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72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7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4974" w:author="Carlos Rosales" w:date="2025-07-28T10:07:00Z">
              <w:rPr>
                <w:color w:val="067D17"/>
                <w:lang w:val="es-ES" w:eastAsia="es-ES"/>
              </w:rPr>
            </w:rPrChange>
          </w:rPr>
          <w:t>"Error al eliminar el registro, intente nuevamente"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75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7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77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4978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79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80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81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82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83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84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85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86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8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88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89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0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4991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2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993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500 (INTERNAL_SERVER_ERROR) y el mensaje de error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4994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5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6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4997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8" w:author="Carlos Rosales" w:date="2025-07-28T10:07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4999" w:author="Carlos Rosales" w:date="2025-07-28T10:07:00Z">
              <w:rPr>
                <w:color w:val="080808"/>
                <w:lang w:val="es-ES" w:eastAsia="es-ES"/>
              </w:rPr>
            </w:rPrChange>
          </w:rPr>
          <w:t>(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0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1" w:author="Carlos Rosales" w:date="2025-07-28T10:07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2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03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4" w:author="Carlos Rosales" w:date="2025-07-28T10:07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5" w:author="Carlos Rosales" w:date="2025-07-28T10:07:00Z">
              <w:rPr>
                <w:color w:val="067D17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006" w:author="Carlos Rosales" w:date="2025-07-28T10:07:00Z">
              <w:rPr>
                <w:color w:val="067D17"/>
                <w:lang w:val="es-ES" w:eastAsia="es-ES"/>
              </w:rPr>
            </w:rPrChange>
          </w:rPr>
          <w:t xml:space="preserve"> eliminada correctamente"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07" w:author="Carlos Rosales" w:date="2025-07-28T10:07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08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009" w:author="Carlos Rosales" w:date="2025-07-28T10:07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010" w:author="Carlos Rosales" w:date="2025-07-28T10:07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11" w:author="Carlos Rosales" w:date="2025-07-28T10:07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12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013" w:author="Carlos Rosales" w:date="2025-07-28T10:07:00Z">
              <w:rPr>
                <w:lang w:val="es-ES" w:eastAsia="es-ES"/>
              </w:rPr>
            </w:rPrChange>
          </w:rPr>
          <w:t>Map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14" w:author="Carlos Rosales" w:date="2025-07-28T10:0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015" w:author="Carlos Rosales" w:date="2025-07-28T10:07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16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017" w:author="Carlos Rosales" w:date="2025-07-28T10:07:00Z">
              <w:rPr>
                <w:lang w:val="es-ES" w:eastAsia="es-ES"/>
              </w:rPr>
            </w:rPrChange>
          </w:rPr>
          <w:t>Object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18" w:author="Carlos Rosales" w:date="2025-07-28T10:07:00Z">
              <w:rPr>
                <w:color w:val="080808"/>
                <w:lang w:val="es-ES" w:eastAsia="es-ES"/>
              </w:rPr>
            </w:rPrChange>
          </w:rPr>
          <w:t>&gt;&gt;(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019" w:author="Carlos Rosales" w:date="2025-07-28T10:07:00Z">
              <w:rPr>
                <w:lang w:val="es-ES" w:eastAsia="es-ES"/>
              </w:rPr>
            </w:rPrChange>
          </w:rPr>
          <w:t>response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20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021" w:author="Carlos Rosales" w:date="2025-07-28T10:07:00Z">
              <w:rPr>
                <w:lang w:val="es-ES" w:eastAsia="es-ES"/>
              </w:rPr>
            </w:rPrChange>
          </w:rPr>
          <w:t>HttpStatus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22" w:author="Carlos Rosales" w:date="2025-07-28T10:07:00Z">
              <w:rPr>
                <w:color w:val="080808"/>
                <w:lang w:val="es-ES" w:eastAsia="es-ES"/>
              </w:rPr>
            </w:rPrChange>
          </w:rPr>
          <w:t>.</w:t>
        </w:r>
        <w:r w:rsidRPr="00E5150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5023" w:author="Carlos Rosales" w:date="2025-07-28T10:07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24" w:author="Carlos Rosales" w:date="2025-07-28T10:07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025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200 (OK) y el mensaje de éxito</w:t>
        </w:r>
        <w:r w:rsidRPr="00E51509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026" w:author="Carlos Rosales" w:date="2025-07-28T10:07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27" w:author="Carlos Rosales" w:date="2025-07-28T10:07:00Z">
              <w:rPr>
                <w:color w:val="080808"/>
                <w:lang w:val="es-ES" w:eastAsia="es-ES"/>
              </w:rPr>
            </w:rPrChange>
          </w:rPr>
          <w:t>}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028" w:author="Carlos Rosales" w:date="2025-07-28T10:07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6FD4C862" w14:textId="77777777" w:rsidR="00E51509" w:rsidRPr="00E51509" w:rsidRDefault="00E51509">
      <w:pPr>
        <w:ind w:firstLine="0"/>
        <w:rPr>
          <w:ins w:id="5029" w:author="Carlos Rosales" w:date="2025-07-28T10:07:00Z"/>
          <w:lang w:val="es-ES" w:eastAsia="es-ES"/>
          <w:rPrChange w:id="5030" w:author="Carlos Rosales" w:date="2025-07-28T10:07:00Z">
            <w:rPr>
              <w:ins w:id="5031" w:author="Carlos Rosales" w:date="2025-07-28T10:07:00Z"/>
              <w:b/>
              <w:bCs/>
              <w:lang w:val="es-ES" w:eastAsia="es-ES"/>
            </w:rPr>
          </w:rPrChange>
        </w:rPr>
        <w:pPrChange w:id="5032" w:author="Carlos Rosales" w:date="2025-07-28T10:07:00Z">
          <w:pPr>
            <w:pStyle w:val="Prrafodelista"/>
            <w:numPr>
              <w:numId w:val="6"/>
            </w:numPr>
            <w:ind w:hanging="360"/>
          </w:pPr>
        </w:pPrChange>
      </w:pPr>
    </w:p>
    <w:p w14:paraId="5E492ED1" w14:textId="398C181D" w:rsidR="00E51509" w:rsidRPr="00E51509" w:rsidRDefault="00E51509" w:rsidP="00E51509">
      <w:pPr>
        <w:pStyle w:val="Prrafodelista"/>
        <w:numPr>
          <w:ilvl w:val="0"/>
          <w:numId w:val="6"/>
        </w:numPr>
        <w:rPr>
          <w:ins w:id="5033" w:author="Carlos Rosales" w:date="2025-07-28T10:09:00Z"/>
          <w:lang w:val="es-ES" w:eastAsia="es-ES"/>
          <w:rPrChange w:id="5034" w:author="Carlos Rosales" w:date="2025-07-28T10:09:00Z">
            <w:rPr>
              <w:ins w:id="5035" w:author="Carlos Rosales" w:date="2025-07-28T10:09:00Z"/>
              <w:b/>
              <w:bCs/>
              <w:lang w:val="es-ES" w:eastAsia="es-ES"/>
            </w:rPr>
          </w:rPrChange>
        </w:rPr>
      </w:pPr>
      <w:ins w:id="5036" w:author="Carlos Rosales" w:date="2025-07-28T10:08:00Z">
        <w:r>
          <w:rPr>
            <w:b/>
            <w:bCs/>
            <w:lang w:val="es-ES" w:eastAsia="es-ES"/>
          </w:rPr>
          <w:t xml:space="preserve">Se creó </w:t>
        </w:r>
        <w:proofErr w:type="spellStart"/>
        <w:r>
          <w:rPr>
            <w:b/>
            <w:bCs/>
            <w:lang w:val="es-ES" w:eastAsia="es-ES"/>
          </w:rPr>
          <w:t>MenuDTO</w:t>
        </w:r>
        <w:proofErr w:type="spellEnd"/>
        <w:r>
          <w:rPr>
            <w:b/>
            <w:bCs/>
            <w:lang w:val="es-ES" w:eastAsia="es-ES"/>
          </w:rPr>
          <w:t xml:space="preserve"> en </w:t>
        </w:r>
        <w:proofErr w:type="spellStart"/>
        <w:r>
          <w:rPr>
            <w:b/>
            <w:bCs/>
            <w:lang w:val="es-ES" w:eastAsia="es-ES"/>
          </w:rPr>
          <w:t>package</w:t>
        </w:r>
        <w:proofErr w:type="spellEnd"/>
        <w:r>
          <w:rPr>
            <w:b/>
            <w:bCs/>
            <w:lang w:val="es-ES" w:eastAsia="es-ES"/>
          </w:rPr>
          <w:t xml:space="preserve"> dto.</w:t>
        </w:r>
      </w:ins>
    </w:p>
    <w:p w14:paraId="1367AB69" w14:textId="77777777" w:rsidR="00E51509" w:rsidRPr="00E51509" w:rsidRDefault="00E51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037" w:author="Carlos Rosales" w:date="2025-07-28T10:09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  <w:rPrChange w:id="5038" w:author="Carlos Rosales" w:date="2025-07-28T10:09:00Z">
            <w:rPr>
              <w:ins w:id="5039" w:author="Carlos Rosales" w:date="2025-07-28T10:09:00Z"/>
              <w:color w:val="080808"/>
              <w:lang w:val="es-ES" w:eastAsia="es-ES"/>
            </w:rPr>
          </w:rPrChange>
        </w:rPr>
        <w:pPrChange w:id="5040" w:author="Carlos Rosales" w:date="2025-07-28T10:09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5041" w:author="Carlos Rosales" w:date="2025-07-28T10:09:00Z"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42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package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43" w:author="Carlos Rosales" w:date="2025-07-30T07:14:00Z">
              <w:rPr>
                <w:lang w:val="es-ES" w:eastAsia="es-ES"/>
              </w:rPr>
            </w:rPrChange>
          </w:rPr>
          <w:t>com.devsoft.orders_api.dto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44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45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46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47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48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49" w:author="Carlos Rosales" w:date="2025-07-30T07:14:00Z">
              <w:rPr>
                <w:lang w:val="es-ES" w:eastAsia="es-ES"/>
              </w:rPr>
            </w:rPrChange>
          </w:rPr>
          <w:t>com.devsoft.orders_api.entities.Categoria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50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51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52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53" w:author="Carlos Rosales" w:date="2025-07-30T07:14:00Z">
              <w:rPr>
                <w:lang w:val="es-ES" w:eastAsia="es-ES"/>
              </w:rPr>
            </w:rPrChange>
          </w:rPr>
          <w:t>lombok.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54" w:author="Carlos Rosales" w:date="2025-07-30T07:14:00Z">
              <w:rPr>
                <w:color w:val="9E880D"/>
                <w:lang w:val="es-ES" w:eastAsia="es-ES"/>
              </w:rPr>
            </w:rPrChange>
          </w:rPr>
          <w:t>AllArgsConstructor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55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56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57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58" w:author="Carlos Rosales" w:date="2025-07-30T07:14:00Z">
              <w:rPr>
                <w:lang w:val="es-ES" w:eastAsia="es-ES"/>
              </w:rPr>
            </w:rPrChange>
          </w:rPr>
          <w:t>lombok.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59" w:author="Carlos Rosales" w:date="2025-07-30T07:14:00Z">
              <w:rPr>
                <w:color w:val="9E880D"/>
                <w:lang w:val="es-ES" w:eastAsia="es-ES"/>
              </w:rPr>
            </w:rPrChange>
          </w:rPr>
          <w:t>Builder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60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61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62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63" w:author="Carlos Rosales" w:date="2025-07-30T07:14:00Z">
              <w:rPr>
                <w:lang w:val="es-ES" w:eastAsia="es-ES"/>
              </w:rPr>
            </w:rPrChange>
          </w:rPr>
          <w:t>lombok.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64" w:author="Carlos Rosales" w:date="2025-07-30T07:14:00Z">
              <w:rPr>
                <w:color w:val="9E880D"/>
                <w:lang w:val="es-ES" w:eastAsia="es-ES"/>
              </w:rPr>
            </w:rPrChange>
          </w:rPr>
          <w:t>Data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65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66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67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68" w:author="Carlos Rosales" w:date="2025-07-30T07:14:00Z">
              <w:rPr>
                <w:lang w:val="es-ES" w:eastAsia="es-ES"/>
              </w:rPr>
            </w:rPrChange>
          </w:rPr>
          <w:t>lombok.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69" w:author="Carlos Rosales" w:date="2025-07-30T07:14:00Z">
              <w:rPr>
                <w:color w:val="9E880D"/>
                <w:lang w:val="es-ES" w:eastAsia="es-ES"/>
              </w:rPr>
            </w:rPrChange>
          </w:rPr>
          <w:t>NoArgsConstructor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0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1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2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73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import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74" w:author="Carlos Rosales" w:date="2025-07-30T07:14:00Z">
              <w:rPr>
                <w:lang w:val="es-ES" w:eastAsia="es-ES"/>
              </w:rPr>
            </w:rPrChange>
          </w:rPr>
          <w:t>java.math.BigDecimal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5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6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77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78" w:author="Carlos Rosales" w:date="2025-07-30T07:14:00Z">
              <w:rPr>
                <w:color w:val="9E880D"/>
                <w:lang w:val="es-ES" w:eastAsia="es-ES"/>
              </w:rPr>
            </w:rPrChange>
          </w:rPr>
          <w:t>@Data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79" w:author="Carlos Rosales" w:date="2025-07-30T07:14:00Z">
              <w:rPr>
                <w:color w:val="9E880D"/>
                <w:lang w:val="es-ES" w:eastAsia="es-ES"/>
              </w:rPr>
            </w:rPrChange>
          </w:rPr>
          <w:br/>
          <w:t>@NoArgsConstructor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80" w:author="Carlos Rosales" w:date="2025-07-30T07:14:00Z">
              <w:rPr>
                <w:color w:val="9E880D"/>
                <w:lang w:val="es-ES" w:eastAsia="es-ES"/>
              </w:rPr>
            </w:rPrChange>
          </w:rPr>
          <w:br/>
          <w:t>@AllArgsConstructor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81" w:author="Carlos Rosales" w:date="2025-07-30T07:14:00Z">
              <w:rPr>
                <w:color w:val="9E880D"/>
                <w:lang w:val="es-ES" w:eastAsia="es-ES"/>
              </w:rPr>
            </w:rPrChange>
          </w:rPr>
          <w:br/>
          <w:t>@Builder</w:t>
        </w:r>
        <w:r w:rsidRPr="001C3E87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082" w:author="Carlos Rosales" w:date="2025-07-30T07:14:00Z">
              <w:rPr>
                <w:color w:val="9E880D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83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public class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84" w:author="Carlos Rosales" w:date="2025-07-30T07:14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85" w:author="Carlos Rosales" w:date="2025-07-30T07:14:00Z">
              <w:rPr>
                <w:lang w:val="es-ES" w:eastAsia="es-ES"/>
              </w:rPr>
            </w:rPrChange>
          </w:rPr>
          <w:t xml:space="preserve"> 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86" w:author="Carlos Rosales" w:date="2025-07-30T07:14:00Z">
              <w:rPr>
                <w:color w:val="080808"/>
                <w:lang w:val="es-ES" w:eastAsia="es-ES"/>
              </w:rPr>
            </w:rPrChange>
          </w:rPr>
          <w:t>{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87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88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89" w:author="Carlos Rosales" w:date="2025-07-30T07:14:00Z">
              <w:rPr>
                <w:lang w:val="es-ES" w:eastAsia="es-ES"/>
              </w:rPr>
            </w:rPrChange>
          </w:rPr>
          <w:t xml:space="preserve">Long </w:t>
        </w:r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090" w:author="Carlos Rosales" w:date="2025-07-30T07:14:00Z">
              <w:rPr>
                <w:color w:val="871094"/>
                <w:lang w:val="es-ES" w:eastAsia="es-ES"/>
              </w:rPr>
            </w:rPrChange>
          </w:rPr>
          <w:t>id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91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92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93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94" w:author="Carlos Rosales" w:date="2025-07-30T07:14:00Z">
              <w:rPr>
                <w:lang w:val="es-ES" w:eastAsia="es-ES"/>
              </w:rPr>
            </w:rPrChange>
          </w:rPr>
          <w:t xml:space="preserve">String </w:t>
        </w:r>
        <w:proofErr w:type="spellStart"/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095" w:author="Carlos Rosales" w:date="2025-07-30T07:14:00Z">
              <w:rPr>
                <w:color w:val="871094"/>
                <w:lang w:val="es-ES" w:eastAsia="es-ES"/>
              </w:rPr>
            </w:rPrChange>
          </w:rPr>
          <w:t>nombre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96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097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098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099" w:author="Carlos Rosales" w:date="2025-07-30T07:14:00Z">
              <w:rPr>
                <w:lang w:val="es-ES" w:eastAsia="es-ES"/>
              </w:rPr>
            </w:rPrChange>
          </w:rPr>
          <w:t xml:space="preserve">String </w:t>
        </w:r>
        <w:proofErr w:type="spellStart"/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00" w:author="Carlos Rosales" w:date="2025-07-30T07:14:00Z">
              <w:rPr>
                <w:color w:val="871094"/>
                <w:lang w:val="es-ES" w:eastAsia="es-ES"/>
              </w:rPr>
            </w:rPrChange>
          </w:rPr>
          <w:t>descripcion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01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02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03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04" w:author="Carlos Rosales" w:date="2025-07-30T07:14:00Z">
              <w:rPr>
                <w:lang w:val="es-ES" w:eastAsia="es-ES"/>
              </w:rPr>
            </w:rPrChange>
          </w:rPr>
          <w:t xml:space="preserve">String </w:t>
        </w:r>
        <w:proofErr w:type="spellStart"/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05" w:author="Carlos Rosales" w:date="2025-07-30T07:14:00Z">
              <w:rPr>
                <w:color w:val="871094"/>
                <w:lang w:val="es-ES" w:eastAsia="es-ES"/>
              </w:rPr>
            </w:rPrChange>
          </w:rPr>
          <w:t>tipo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06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07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08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09" w:author="Carlos Rosales" w:date="2025-07-30T07:14:00Z">
              <w:rPr>
                <w:lang w:val="es-ES" w:eastAsia="es-ES"/>
              </w:rPr>
            </w:rPrChange>
          </w:rPr>
          <w:t>BigDecimal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10" w:author="Carlos Rosales" w:date="2025-07-30T07:14:00Z">
              <w:rPr>
                <w:lang w:val="es-ES" w:eastAsia="es-ES"/>
              </w:rPr>
            </w:rPrChange>
          </w:rPr>
          <w:t xml:space="preserve"> </w:t>
        </w:r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11" w:author="Carlos Rosales" w:date="2025-07-30T07:14:00Z">
              <w:rPr>
                <w:color w:val="871094"/>
                <w:lang w:val="es-ES" w:eastAsia="es-ES"/>
              </w:rPr>
            </w:rPrChange>
          </w:rPr>
          <w:t>precioUnitario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12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13" w:author="Carlos Rosales" w:date="2025-07-30T07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1C3E8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14" w:author="Carlos Rosales" w:date="2025-07-30T07:14:00Z">
              <w:rPr>
                <w:color w:val="0033B3"/>
                <w:lang w:val="es-ES" w:eastAsia="es-ES"/>
              </w:rPr>
            </w:rPrChange>
          </w:rPr>
          <w:t xml:space="preserve">private </w:t>
        </w:r>
        <w:r w:rsidRPr="001C3E8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15" w:author="Carlos Rosales" w:date="2025-07-30T07:14:00Z">
              <w:rPr>
                <w:lang w:val="es-ES" w:eastAsia="es-ES"/>
              </w:rPr>
            </w:rPrChange>
          </w:rPr>
          <w:t xml:space="preserve">String </w:t>
        </w:r>
        <w:proofErr w:type="spellStart"/>
        <w:r w:rsidRPr="001C3E87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16" w:author="Carlos Rosales" w:date="2025-07-30T07:14:00Z">
              <w:rPr>
                <w:color w:val="871094"/>
                <w:lang w:val="es-ES" w:eastAsia="es-ES"/>
              </w:rPr>
            </w:rPrChange>
          </w:rPr>
          <w:t>urlImagen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17" w:author="Carlos Rosales" w:date="2025-07-30T07:14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18" w:author="Carlos Rosales" w:date="2025-07-30T07:14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19" w:author="Carlos Rosales" w:date="2025-07-30T07:14:00Z">
              <w:rPr>
                <w:color w:val="080808"/>
                <w:lang w:val="es-ES" w:eastAsia="es-ES"/>
              </w:rPr>
            </w:rPrChange>
          </w:rPr>
          <w:lastRenderedPageBreak/>
          <w:t xml:space="preserve">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20" w:author="Carlos Rosales" w:date="2025-07-28T10:09:00Z">
              <w:rPr>
                <w:color w:val="0033B3"/>
                <w:lang w:val="es-ES" w:eastAsia="es-ES"/>
              </w:rPr>
            </w:rPrChange>
          </w:rPr>
          <w:t xml:space="preserve">private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21" w:author="Carlos Rosales" w:date="2025-07-28T10:09:00Z">
              <w:rPr>
                <w:color w:val="0033B3"/>
                <w:lang w:val="es-ES" w:eastAsia="es-ES"/>
              </w:rPr>
            </w:rPrChange>
          </w:rPr>
          <w:t>boolean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22" w:author="Carlos Rosales" w:date="2025-07-28T10:09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23" w:author="Carlos Rosales" w:date="2025-07-28T10:09:00Z">
              <w:rPr>
                <w:color w:val="871094"/>
                <w:lang w:val="es-ES" w:eastAsia="es-ES"/>
              </w:rPr>
            </w:rPrChange>
          </w:rPr>
          <w:t>disponible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24" w:author="Carlos Rosales" w:date="2025-07-28T10:09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25" w:author="Carlos Rosales" w:date="2025-07-28T10:09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126" w:author="Carlos Rosales" w:date="2025-07-28T10:09:00Z">
              <w:rPr>
                <w:color w:val="0033B3"/>
                <w:lang w:val="es-ES" w:eastAsia="es-ES"/>
              </w:rPr>
            </w:rPrChange>
          </w:rPr>
          <w:t xml:space="preserve">private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27" w:author="Carlos Rosales" w:date="2025-07-28T10:09:00Z">
              <w:rPr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128" w:author="Carlos Rosales" w:date="2025-07-28T10:09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129" w:author="Carlos Rosales" w:date="2025-07-28T10:09:00Z">
              <w:rPr>
                <w:color w:val="871094"/>
                <w:lang w:val="es-ES" w:eastAsia="es-ES"/>
              </w:rPr>
            </w:rPrChange>
          </w:rPr>
          <w:t>categoria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30" w:author="Carlos Rosales" w:date="2025-07-28T10:09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131" w:author="Carlos Rosales" w:date="2025-07-28T10:09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4778907F" w14:textId="77777777" w:rsidR="00E51509" w:rsidRPr="00E51509" w:rsidRDefault="00E51509">
      <w:pPr>
        <w:ind w:firstLine="0"/>
        <w:rPr>
          <w:ins w:id="5132" w:author="Carlos Rosales" w:date="2025-07-28T10:08:00Z"/>
          <w:lang w:val="en-US" w:eastAsia="es-ES"/>
          <w:rPrChange w:id="5133" w:author="Carlos Rosales" w:date="2025-07-28T10:09:00Z">
            <w:rPr>
              <w:ins w:id="5134" w:author="Carlos Rosales" w:date="2025-07-28T10:08:00Z"/>
              <w:b/>
              <w:bCs/>
              <w:lang w:val="es-ES" w:eastAsia="es-ES"/>
            </w:rPr>
          </w:rPrChange>
        </w:rPr>
        <w:pPrChange w:id="5135" w:author="Carlos Rosales" w:date="2025-07-28T10:09:00Z">
          <w:pPr>
            <w:pStyle w:val="Prrafodelista"/>
            <w:numPr>
              <w:numId w:val="6"/>
            </w:numPr>
            <w:ind w:hanging="360"/>
          </w:pPr>
        </w:pPrChange>
      </w:pPr>
    </w:p>
    <w:p w14:paraId="6BE2F404" w14:textId="4043E93F" w:rsidR="00E51509" w:rsidRDefault="00E51509" w:rsidP="00E51509">
      <w:pPr>
        <w:ind w:firstLine="0"/>
        <w:rPr>
          <w:ins w:id="5136" w:author="Carlos Rosales" w:date="2025-07-28T10:09:00Z"/>
          <w:lang w:val="es-ES" w:eastAsia="es-ES"/>
        </w:rPr>
      </w:pPr>
      <w:ins w:id="5137" w:author="Carlos Rosales" w:date="2025-07-28T10:08:00Z">
        <w:r w:rsidRPr="00E51509">
          <w:rPr>
            <w:noProof/>
            <w:lang w:val="es-ES" w:eastAsia="es-ES"/>
          </w:rPr>
          <w:drawing>
            <wp:inline distT="0" distB="0" distL="0" distR="0" wp14:anchorId="0857E7F0" wp14:editId="1E01D6EC">
              <wp:extent cx="1859280" cy="1494421"/>
              <wp:effectExtent l="0" t="0" r="7620" b="0"/>
              <wp:docPr id="170701892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701892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3899" cy="1498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E9A112" w14:textId="12415E32" w:rsidR="00E51509" w:rsidRPr="00E51509" w:rsidRDefault="00E51509" w:rsidP="00E51509">
      <w:pPr>
        <w:pStyle w:val="Prrafodelista"/>
        <w:numPr>
          <w:ilvl w:val="0"/>
          <w:numId w:val="6"/>
        </w:numPr>
        <w:rPr>
          <w:ins w:id="5138" w:author="Carlos Rosales" w:date="2025-07-28T10:14:00Z"/>
          <w:lang w:val="es-ES" w:eastAsia="es-ES"/>
          <w:rPrChange w:id="5139" w:author="Carlos Rosales" w:date="2025-07-28T10:14:00Z">
            <w:rPr>
              <w:ins w:id="5140" w:author="Carlos Rosales" w:date="2025-07-28T10:14:00Z"/>
              <w:b/>
              <w:bCs/>
              <w:lang w:val="es-ES" w:eastAsia="es-ES"/>
            </w:rPr>
          </w:rPrChange>
        </w:rPr>
      </w:pPr>
      <w:ins w:id="5141" w:author="Carlos Rosales" w:date="2025-07-28T10:09:00Z">
        <w:r>
          <w:rPr>
            <w:b/>
            <w:bCs/>
            <w:lang w:val="es-ES" w:eastAsia="es-ES"/>
          </w:rPr>
          <w:t xml:space="preserve">Se creó el Repositorio </w:t>
        </w:r>
      </w:ins>
      <w:proofErr w:type="spellStart"/>
      <w:ins w:id="5142" w:author="Carlos Rosales" w:date="2025-07-28T10:10:00Z">
        <w:r>
          <w:rPr>
            <w:b/>
            <w:bCs/>
            <w:lang w:val="es-ES" w:eastAsia="es-ES"/>
          </w:rPr>
          <w:t>MenuRepository</w:t>
        </w:r>
        <w:proofErr w:type="spellEnd"/>
        <w:r>
          <w:rPr>
            <w:b/>
            <w:bCs/>
            <w:lang w:val="es-ES" w:eastAsia="es-ES"/>
          </w:rPr>
          <w:t xml:space="preserve"> en </w:t>
        </w:r>
        <w:proofErr w:type="spellStart"/>
        <w:r>
          <w:rPr>
            <w:b/>
            <w:bCs/>
            <w:lang w:val="es-ES" w:eastAsia="es-ES"/>
          </w:rPr>
          <w:t>package</w:t>
        </w:r>
        <w:proofErr w:type="spellEnd"/>
        <w:r>
          <w:rPr>
            <w:b/>
            <w:bCs/>
            <w:lang w:val="es-ES" w:eastAsia="es-ES"/>
          </w:rPr>
          <w:t xml:space="preserve"> </w:t>
        </w:r>
        <w:proofErr w:type="spellStart"/>
        <w:r>
          <w:rPr>
            <w:b/>
            <w:bCs/>
            <w:lang w:val="es-ES" w:eastAsia="es-ES"/>
          </w:rPr>
          <w:t>Repository</w:t>
        </w:r>
        <w:proofErr w:type="spellEnd"/>
        <w:r>
          <w:rPr>
            <w:b/>
            <w:bCs/>
            <w:lang w:val="es-ES" w:eastAsia="es-ES"/>
          </w:rPr>
          <w:t>.</w:t>
        </w:r>
      </w:ins>
    </w:p>
    <w:p w14:paraId="5C35CF22" w14:textId="77777777" w:rsidR="00E51509" w:rsidRPr="00E51509" w:rsidRDefault="00E515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firstLine="0"/>
        <w:jc w:val="left"/>
        <w:rPr>
          <w:ins w:id="5143" w:author="Carlos Rosales" w:date="2025-07-28T10:14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5144" w:author="Carlos Rosales" w:date="2025-07-28T10:14:00Z">
            <w:rPr>
              <w:ins w:id="5145" w:author="Carlos Rosales" w:date="2025-07-28T10:14:00Z"/>
              <w:color w:val="080808"/>
              <w:lang w:val="es-ES" w:eastAsia="es-ES"/>
            </w:rPr>
          </w:rPrChange>
        </w:rPr>
        <w:pPrChange w:id="5146" w:author="Carlos Rosales" w:date="2025-07-28T10:14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5147" w:author="Carlos Rosales" w:date="2025-07-28T10:14:00Z"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48" w:author="Carlos Rosales" w:date="2025-07-28T10:14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49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50" w:author="Carlos Rosales" w:date="2025-07-28T10:14:00Z">
              <w:rPr>
                <w:lang w:val="es-ES" w:eastAsia="es-ES"/>
              </w:rPr>
            </w:rPrChange>
          </w:rPr>
          <w:t>com.devsoft</w:t>
        </w:r>
        <w:proofErr w:type="gram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51" w:author="Carlos Rosales" w:date="2025-07-28T10:14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52" w:author="Carlos Rosales" w:date="2025-07-28T10:14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53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54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55" w:author="Carlos Rosales" w:date="2025-07-28T10:14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56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57" w:author="Carlos Rosales" w:date="2025-07-28T10:14:00Z">
              <w:rPr>
                <w:lang w:val="es-ES" w:eastAsia="es-ES"/>
              </w:rPr>
            </w:rPrChange>
          </w:rPr>
          <w:t>com.devsoft.orders_api.entities.Menu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58" w:author="Carlos Rosales" w:date="2025-07-28T10:14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59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60" w:author="Carlos Rosales" w:date="2025-07-28T10:14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61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62" w:author="Carlos Rosales" w:date="2025-07-28T10:14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63" w:author="Carlos Rosales" w:date="2025-07-28T10:14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64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65" w:author="Carlos Rosales" w:date="2025-07-28T10:14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66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67" w:author="Carlos Rosales" w:date="2025-07-28T10:14:00Z">
              <w:rPr>
                <w:lang w:val="es-ES" w:eastAsia="es-ES"/>
              </w:rPr>
            </w:rPrChange>
          </w:rPr>
          <w:t>org.springframework.stereotype.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5168" w:author="Carlos Rosales" w:date="2025-07-28T10:14:00Z">
              <w:rPr>
                <w:color w:val="9E880D"/>
                <w:lang w:val="es-ES" w:eastAsia="es-ES"/>
              </w:rPr>
            </w:rPrChange>
          </w:rPr>
          <w:t>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69" w:author="Carlos Rosales" w:date="2025-07-28T10:14:00Z">
              <w:rPr>
                <w:color w:val="080808"/>
                <w:lang w:val="es-ES" w:eastAsia="es-ES"/>
              </w:rPr>
            </w:rPrChange>
          </w:rPr>
          <w:t>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70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71" w:author="Carlos Rosales" w:date="2025-07-28T10:14:00Z">
              <w:rPr>
                <w:color w:val="080808"/>
                <w:lang w:val="es-ES" w:eastAsia="es-ES"/>
              </w:rPr>
            </w:rPrChange>
          </w:rPr>
          <w:br/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5172" w:author="Carlos Rosales" w:date="2025-07-28T10:14:00Z">
              <w:rPr>
                <w:color w:val="9E880D"/>
                <w:lang w:val="es-ES" w:eastAsia="es-ES"/>
              </w:rPr>
            </w:rPrChange>
          </w:rPr>
          <w:t>@Repository</w:t>
        </w:r>
        <w:r w:rsidRPr="00E5150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5173" w:author="Carlos Rosales" w:date="2025-07-28T10:14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74" w:author="Carlos Rosales" w:date="2025-07-28T10:14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75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76" w:author="Carlos Rosales" w:date="2025-07-28T10:14:00Z">
              <w:rPr>
                <w:lang w:val="es-ES" w:eastAsia="es-ES"/>
              </w:rPr>
            </w:rPrChange>
          </w:rPr>
          <w:t>MenuRepository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77" w:author="Carlos Rosales" w:date="2025-07-28T10:14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78" w:author="Carlos Rosales" w:date="2025-07-28T10:14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E5150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179" w:author="Carlos Rosales" w:date="2025-07-28T10:14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80" w:author="Carlos Rosales" w:date="2025-07-28T10:14:00Z">
              <w:rPr>
                <w:lang w:val="es-ES" w:eastAsia="es-ES"/>
              </w:rPr>
            </w:rPrChange>
          </w:rPr>
          <w:t>JpaRepository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81" w:author="Carlos Rosales" w:date="2025-07-28T10:14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82" w:author="Carlos Rosales" w:date="2025-07-28T10:14:00Z">
              <w:rPr>
                <w:lang w:val="es-ES" w:eastAsia="es-ES"/>
              </w:rPr>
            </w:rPrChange>
          </w:rPr>
          <w:t>Menu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83" w:author="Carlos Rosales" w:date="2025-07-28T10:14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84" w:author="Carlos Rosales" w:date="2025-07-28T10:14:00Z">
              <w:rPr>
                <w:lang w:val="es-ES" w:eastAsia="es-ES"/>
              </w:rPr>
            </w:rPrChange>
          </w:rPr>
          <w:t>Long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85" w:author="Carlos Rosales" w:date="2025-07-28T10:14:00Z">
              <w:rPr>
                <w:color w:val="080808"/>
                <w:lang w:val="es-ES" w:eastAsia="es-ES"/>
              </w:rPr>
            </w:rPrChange>
          </w:rPr>
          <w:t>&gt; {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86" w:author="Carlos Rosales" w:date="2025-07-28T10:14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87" w:author="Carlos Rosales" w:date="2025-07-28T10:14:00Z">
              <w:rPr>
                <w:lang w:val="es-ES" w:eastAsia="es-ES"/>
              </w:rPr>
            </w:rPrChange>
          </w:rPr>
          <w:t>Menu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88" w:author="Carlos Rosales" w:date="2025-07-28T10:14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E5150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5189" w:author="Carlos Rosales" w:date="2025-07-28T10:14:00Z">
              <w:rPr>
                <w:color w:val="00627A"/>
                <w:lang w:val="es-ES" w:eastAsia="es-ES"/>
              </w:rPr>
            </w:rPrChange>
          </w:rPr>
          <w:t>findByNombre</w:t>
        </w:r>
        <w:proofErr w:type="spellEnd"/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90" w:author="Carlos Rosales" w:date="2025-07-28T10:14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91" w:author="Carlos Rosales" w:date="2025-07-28T10:14:00Z">
              <w:rPr>
                <w:lang w:val="es-ES" w:eastAsia="es-ES"/>
              </w:rPr>
            </w:rPrChange>
          </w:rPr>
          <w:t>String</w:t>
        </w:r>
        <w:proofErr w:type="spellEnd"/>
        <w:r w:rsidRPr="00E5150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192" w:author="Carlos Rosales" w:date="2025-07-28T10:14:00Z">
              <w:rPr>
                <w:lang w:val="es-ES" w:eastAsia="es-ES"/>
              </w:rPr>
            </w:rPrChange>
          </w:rPr>
          <w:t xml:space="preserve"> nombre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93" w:author="Carlos Rosales" w:date="2025-07-28T10:14:00Z">
              <w:rPr>
                <w:color w:val="080808"/>
                <w:lang w:val="es-ES" w:eastAsia="es-ES"/>
              </w:rPr>
            </w:rPrChange>
          </w:rPr>
          <w:t>);</w:t>
        </w:r>
        <w:r w:rsidRPr="00E5150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194" w:author="Carlos Rosales" w:date="2025-07-28T10:14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26E4641" w14:textId="77777777" w:rsidR="00E51509" w:rsidRPr="00E51509" w:rsidRDefault="00E51509">
      <w:pPr>
        <w:ind w:firstLine="0"/>
        <w:rPr>
          <w:ins w:id="5195" w:author="Carlos Rosales" w:date="2025-07-28T10:10:00Z"/>
          <w:lang w:val="es-ES" w:eastAsia="es-ES"/>
          <w:rPrChange w:id="5196" w:author="Carlos Rosales" w:date="2025-07-28T10:14:00Z">
            <w:rPr>
              <w:ins w:id="5197" w:author="Carlos Rosales" w:date="2025-07-28T10:10:00Z"/>
              <w:b/>
              <w:bCs/>
              <w:lang w:val="es-ES" w:eastAsia="es-ES"/>
            </w:rPr>
          </w:rPrChange>
        </w:rPr>
        <w:pPrChange w:id="5198" w:author="Carlos Rosales" w:date="2025-07-28T10:14:00Z">
          <w:pPr>
            <w:pStyle w:val="Prrafodelista"/>
            <w:numPr>
              <w:numId w:val="6"/>
            </w:numPr>
            <w:ind w:hanging="360"/>
          </w:pPr>
        </w:pPrChange>
      </w:pPr>
    </w:p>
    <w:p w14:paraId="78EDB4B6" w14:textId="1FDB2E82" w:rsidR="00276E6C" w:rsidRPr="00276E6C" w:rsidRDefault="00E51509">
      <w:pPr>
        <w:ind w:firstLine="0"/>
        <w:rPr>
          <w:ins w:id="5199" w:author="Carlos Rosales" w:date="2025-07-28T07:34:00Z"/>
          <w:lang w:val="es-ES" w:eastAsia="es-ES"/>
        </w:rPr>
        <w:pPrChange w:id="5200" w:author="Carlos Rosales" w:date="2025-07-28T10:09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5201" w:author="Carlos Rosales" w:date="2025-07-28T10:10:00Z">
        <w:r w:rsidRPr="00E51509">
          <w:rPr>
            <w:noProof/>
            <w:lang w:val="es-ES" w:eastAsia="es-ES"/>
          </w:rPr>
          <w:drawing>
            <wp:inline distT="0" distB="0" distL="0" distR="0" wp14:anchorId="2E84B855" wp14:editId="7E7B085E">
              <wp:extent cx="2621280" cy="1238715"/>
              <wp:effectExtent l="0" t="0" r="7620" b="0"/>
              <wp:docPr id="1451378572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51378572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4891" cy="12404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5B1EF6" w14:textId="4BEFA83A" w:rsidR="00276E6C" w:rsidRDefault="001C3E87" w:rsidP="001C3E87">
      <w:pPr>
        <w:pStyle w:val="Prrafodelista"/>
        <w:numPr>
          <w:ilvl w:val="0"/>
          <w:numId w:val="6"/>
        </w:numPr>
        <w:rPr>
          <w:ins w:id="5202" w:author="Carlos Rosales" w:date="2025-07-30T07:14:00Z"/>
          <w:b/>
          <w:bCs/>
          <w:sz w:val="22"/>
          <w:lang w:val="es-ES"/>
        </w:rPr>
      </w:pPr>
      <w:ins w:id="5203" w:author="Carlos Rosales" w:date="2025-07-30T07:14:00Z">
        <w:r>
          <w:rPr>
            <w:b/>
            <w:bCs/>
            <w:sz w:val="22"/>
            <w:lang w:val="es-ES"/>
          </w:rPr>
          <w:t xml:space="preserve">Se hizo cambios </w:t>
        </w:r>
        <w:proofErr w:type="gramStart"/>
        <w:r>
          <w:rPr>
            <w:b/>
            <w:bCs/>
            <w:sz w:val="22"/>
            <w:lang w:val="es-ES"/>
          </w:rPr>
          <w:t>en :</w:t>
        </w:r>
        <w:proofErr w:type="gramEnd"/>
      </w:ins>
    </w:p>
    <w:p w14:paraId="7F4A0C64" w14:textId="709BBD6A" w:rsidR="001C3E87" w:rsidRDefault="001C3E87" w:rsidP="001C3E87">
      <w:pPr>
        <w:ind w:left="360" w:firstLine="0"/>
        <w:rPr>
          <w:ins w:id="5204" w:author="Carlos Rosales" w:date="2025-07-30T07:14:00Z"/>
          <w:b/>
          <w:bCs/>
          <w:sz w:val="22"/>
          <w:lang w:val="es-ES"/>
        </w:rPr>
      </w:pPr>
      <w:ins w:id="5205" w:author="Carlos Rosales" w:date="2025-07-30T07:14:00Z">
        <w:r w:rsidRPr="001C3E87">
          <w:rPr>
            <w:b/>
            <w:bCs/>
            <w:noProof/>
            <w:sz w:val="22"/>
            <w:lang w:val="es-ES"/>
          </w:rPr>
          <w:lastRenderedPageBreak/>
          <w:drawing>
            <wp:inline distT="0" distB="0" distL="0" distR="0" wp14:anchorId="21BE91A2" wp14:editId="4BABBE92">
              <wp:extent cx="1722120" cy="2341203"/>
              <wp:effectExtent l="0" t="0" r="0" b="2540"/>
              <wp:docPr id="23978873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978873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24710" cy="23447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928B32" w14:textId="32E21026" w:rsidR="001C3E87" w:rsidRDefault="001C3E87" w:rsidP="001C3E87">
      <w:pPr>
        <w:pStyle w:val="Prrafodelista"/>
        <w:numPr>
          <w:ilvl w:val="0"/>
          <w:numId w:val="6"/>
        </w:numPr>
        <w:rPr>
          <w:ins w:id="5206" w:author="Carlos Rosales" w:date="2025-07-30T07:16:00Z"/>
          <w:b/>
          <w:bCs/>
          <w:sz w:val="22"/>
          <w:lang w:val="es-ES"/>
        </w:rPr>
      </w:pPr>
      <w:ins w:id="5207" w:author="Carlos Rosales" w:date="2025-07-30T07:15:00Z">
        <w:r>
          <w:rPr>
            <w:b/>
            <w:bCs/>
            <w:sz w:val="22"/>
            <w:lang w:val="es-ES"/>
          </w:rPr>
          <w:t xml:space="preserve">Se creó la interfaz </w:t>
        </w:r>
        <w:proofErr w:type="spellStart"/>
        <w:r>
          <w:rPr>
            <w:b/>
            <w:bCs/>
            <w:sz w:val="22"/>
            <w:lang w:val="es-ES"/>
          </w:rPr>
          <w:t>IMenu</w:t>
        </w:r>
      </w:ins>
      <w:ins w:id="5208" w:author="Carlos Rosales" w:date="2025-07-30T07:16:00Z">
        <w:r>
          <w:rPr>
            <w:b/>
            <w:bCs/>
            <w:sz w:val="22"/>
            <w:lang w:val="es-ES"/>
          </w:rPr>
          <w:t>Service</w:t>
        </w:r>
        <w:proofErr w:type="spellEnd"/>
      </w:ins>
    </w:p>
    <w:p w14:paraId="2684D16F" w14:textId="14080F66" w:rsidR="001C3E87" w:rsidRDefault="001C3E87" w:rsidP="001C3E87">
      <w:pPr>
        <w:ind w:firstLine="0"/>
        <w:rPr>
          <w:ins w:id="5209" w:author="Carlos Rosales" w:date="2025-07-30T07:19:00Z"/>
          <w:b/>
          <w:bCs/>
          <w:sz w:val="22"/>
          <w:lang w:val="es-ES"/>
        </w:rPr>
      </w:pPr>
      <w:ins w:id="5210" w:author="Carlos Rosales" w:date="2025-07-30T07:16:00Z">
        <w:r w:rsidRPr="001C3E87">
          <w:rPr>
            <w:b/>
            <w:bCs/>
            <w:noProof/>
            <w:sz w:val="22"/>
            <w:lang w:val="es-ES"/>
          </w:rPr>
          <w:drawing>
            <wp:inline distT="0" distB="0" distL="0" distR="0" wp14:anchorId="14438410" wp14:editId="5D01384E">
              <wp:extent cx="2918460" cy="1833696"/>
              <wp:effectExtent l="0" t="0" r="0" b="0"/>
              <wp:docPr id="1011041989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11041989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7424" cy="18393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C21A2D" w14:textId="020B9865" w:rsidR="001C3E87" w:rsidRDefault="001C3E87" w:rsidP="001C3E87">
      <w:pPr>
        <w:pStyle w:val="Prrafodelista"/>
        <w:numPr>
          <w:ilvl w:val="0"/>
          <w:numId w:val="6"/>
        </w:numPr>
        <w:rPr>
          <w:ins w:id="5211" w:author="Carlos Rosales" w:date="2025-07-30T07:19:00Z"/>
          <w:b/>
          <w:bCs/>
          <w:sz w:val="22"/>
          <w:lang w:val="es-ES"/>
        </w:rPr>
      </w:pPr>
      <w:ins w:id="5212" w:author="Carlos Rosales" w:date="2025-07-30T07:19:00Z">
        <w:r>
          <w:rPr>
            <w:b/>
            <w:bCs/>
            <w:sz w:val="22"/>
            <w:lang w:val="es-ES"/>
          </w:rPr>
          <w:t xml:space="preserve">Modificaciones en </w:t>
        </w:r>
        <w:proofErr w:type="spellStart"/>
        <w:r>
          <w:rPr>
            <w:b/>
            <w:bCs/>
            <w:sz w:val="22"/>
            <w:lang w:val="es-ES"/>
          </w:rPr>
          <w:t>IMenuService</w:t>
        </w:r>
        <w:proofErr w:type="spellEnd"/>
        <w:r>
          <w:rPr>
            <w:b/>
            <w:bCs/>
            <w:sz w:val="22"/>
            <w:lang w:val="es-ES"/>
          </w:rPr>
          <w:t>:</w:t>
        </w:r>
      </w:ins>
    </w:p>
    <w:p w14:paraId="113D7C22" w14:textId="77777777" w:rsidR="001C3E87" w:rsidRDefault="001C3E87" w:rsidP="001C3E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213" w:author="Carlos Rosales" w:date="2025-07-30T07:20:00Z"/>
          <w:rFonts w:ascii="Courier New" w:eastAsia="Times New Roman" w:hAnsi="Courier New" w:cs="Courier New"/>
          <w:color w:val="080808"/>
          <w:kern w:val="0"/>
          <w:szCs w:val="24"/>
          <w:lang w:val="es-ES" w:eastAsia="es-ES"/>
          <w14:ligatures w14:val="none"/>
        </w:rPr>
      </w:pPr>
      <w:proofErr w:type="spellStart"/>
      <w:ins w:id="5214" w:author="Carlos Rosales" w:date="2025-07-30T07:19:00Z"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15" w:author="Carlos Rosales" w:date="2025-07-30T07:20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16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17" w:author="Carlos Rosales" w:date="2025-07-30T07:20:00Z">
              <w:rPr>
                <w:lang w:val="es-ES" w:eastAsia="es-ES"/>
              </w:rPr>
            </w:rPrChange>
          </w:rPr>
          <w:t>com.devsoft</w:t>
        </w:r>
        <w:proofErr w:type="gram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18" w:author="Carlos Rosales" w:date="2025-07-30T07:20:00Z">
              <w:rPr>
                <w:lang w:val="es-ES" w:eastAsia="es-ES"/>
              </w:rPr>
            </w:rPrChange>
          </w:rPr>
          <w:t>.orders_api.interfaces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19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20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21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22" w:author="Carlos Rosales" w:date="2025-07-30T07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23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24" w:author="Carlos Rosales" w:date="2025-07-30T07:20:00Z">
              <w:rPr>
                <w:lang w:val="es-ES" w:eastAsia="es-ES"/>
              </w:rPr>
            </w:rPrChange>
          </w:rPr>
          <w:t>com.devsoft.orders_api.dto.MenuDTO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25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26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27" w:author="Carlos Rosales" w:date="2025-07-30T07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28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29" w:author="Carlos Rosales" w:date="2025-07-30T07:20:00Z">
              <w:rPr>
                <w:lang w:val="es-ES" w:eastAsia="es-ES"/>
              </w:rPr>
            </w:rPrChange>
          </w:rPr>
          <w:t>org.springframework.web.multipart.MultipartFile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30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31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32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33" w:author="Carlos Rosales" w:date="2025-07-30T07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34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35" w:author="Carlos Rosales" w:date="2025-07-30T07:20:00Z">
              <w:rPr>
                <w:lang w:val="es-ES" w:eastAsia="es-ES"/>
              </w:rPr>
            </w:rPrChange>
          </w:rPr>
          <w:t>java.io.IOException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36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37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38" w:author="Carlos Rosales" w:date="2025-07-30T07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39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40" w:author="Carlos Rosales" w:date="2025-07-30T07:20:00Z">
              <w:rPr>
                <w:lang w:val="es-ES" w:eastAsia="es-ES"/>
              </w:rPr>
            </w:rPrChange>
          </w:rPr>
          <w:t>java.util.List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41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42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43" w:author="Carlos Rosales" w:date="2025-07-30T07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44" w:author="Carlos Rosales" w:date="2025-07-30T07:20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45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46" w:author="Carlos Rosales" w:date="2025-07-30T07:20:00Z">
              <w:rPr>
                <w:lang w:val="es-ES" w:eastAsia="es-ES"/>
              </w:rPr>
            </w:rPrChange>
          </w:rPr>
          <w:t>IMenuService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47" w:author="Carlos Rosales" w:date="2025-07-30T07:20:00Z">
              <w:rPr>
                <w:lang w:val="es-ES" w:eastAsia="es-ES"/>
              </w:rPr>
            </w:rPrChange>
          </w:rPr>
          <w:t xml:space="preserve"> 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48" w:author="Carlos Rosales" w:date="2025-07-30T07:20:00Z">
              <w:rPr>
                <w:color w:val="080808"/>
                <w:lang w:val="es-ES" w:eastAsia="es-ES"/>
              </w:rPr>
            </w:rPrChange>
          </w:rPr>
          <w:t>{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49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50" w:author="Carlos Rosales" w:date="2025-07-30T07:20:00Z">
              <w:rPr>
                <w:lang w:val="es-ES" w:eastAsia="es-ES"/>
              </w:rPr>
            </w:rPrChange>
          </w:rPr>
          <w:t>List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51" w:author="Carlos Rosales" w:date="2025-07-30T07:20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52" w:author="Carlos Rosales" w:date="2025-07-30T07:20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53" w:author="Carlos Rosales" w:date="2025-07-30T07:20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1C3E87">
          <w:rPr>
            <w:rFonts w:ascii="Courier New" w:eastAsia="Times New Roman" w:hAnsi="Courier New" w:cs="Courier New"/>
            <w:color w:val="00627A"/>
            <w:kern w:val="0"/>
            <w:szCs w:val="24"/>
            <w:lang w:val="es-ES" w:eastAsia="es-ES"/>
            <w14:ligatures w14:val="none"/>
            <w:rPrChange w:id="5254" w:author="Carlos Rosales" w:date="2025-07-30T07:20:00Z">
              <w:rPr>
                <w:color w:val="00627A"/>
                <w:lang w:val="es-ES" w:eastAsia="es-ES"/>
              </w:rPr>
            </w:rPrChange>
          </w:rPr>
          <w:t>findAll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55" w:author="Carlos Rosales" w:date="2025-07-30T07:20:00Z">
              <w:rPr>
                <w:color w:val="080808"/>
                <w:lang w:val="es-ES" w:eastAsia="es-ES"/>
              </w:rPr>
            </w:rPrChange>
          </w:rPr>
          <w:t>();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56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57" w:author="Carlos Rosales" w:date="2025-07-30T07:20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58" w:author="Carlos Rosales" w:date="2025-07-30T07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627A"/>
            <w:kern w:val="0"/>
            <w:szCs w:val="24"/>
            <w:lang w:val="es-ES" w:eastAsia="es-ES"/>
            <w14:ligatures w14:val="none"/>
            <w:rPrChange w:id="5259" w:author="Carlos Rosales" w:date="2025-07-30T07:20:00Z">
              <w:rPr>
                <w:color w:val="00627A"/>
                <w:lang w:val="es-ES" w:eastAsia="es-ES"/>
              </w:rPr>
            </w:rPrChange>
          </w:rPr>
          <w:t>findById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60" w:author="Carlos Rosales" w:date="2025-07-30T07:20:00Z">
              <w:rPr>
                <w:color w:val="080808"/>
                <w:lang w:val="es-ES" w:eastAsia="es-ES"/>
              </w:rPr>
            </w:rPrChange>
          </w:rPr>
          <w:t>(</w:t>
        </w:r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61" w:author="Carlos Rosales" w:date="2025-07-30T07:20:00Z">
              <w:rPr>
                <w:lang w:val="es-ES" w:eastAsia="es-ES"/>
              </w:rPr>
            </w:rPrChange>
          </w:rPr>
          <w:t>Long id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62" w:author="Carlos Rosales" w:date="2025-07-30T07:20:00Z">
              <w:rPr>
                <w:color w:val="080808"/>
                <w:lang w:val="es-ES" w:eastAsia="es-ES"/>
              </w:rPr>
            </w:rPrChange>
          </w:rPr>
          <w:t>);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63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64" w:author="Carlos Rosales" w:date="2025-07-30T07:20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65" w:author="Carlos Rosales" w:date="2025-07-30T07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627A"/>
            <w:kern w:val="0"/>
            <w:szCs w:val="24"/>
            <w:lang w:val="es-ES" w:eastAsia="es-ES"/>
            <w14:ligatures w14:val="none"/>
            <w:rPrChange w:id="5266" w:author="Carlos Rosales" w:date="2025-07-30T07:20:00Z">
              <w:rPr>
                <w:color w:val="00627A"/>
                <w:lang w:val="es-ES" w:eastAsia="es-ES"/>
              </w:rPr>
            </w:rPrChange>
          </w:rPr>
          <w:t>findByNombre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67" w:author="Carlos Rosales" w:date="2025-07-30T07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68" w:author="Carlos Rosales" w:date="2025-07-30T07:20:00Z">
              <w:rPr>
                <w:lang w:val="es-ES" w:eastAsia="es-ES"/>
              </w:rPr>
            </w:rPrChange>
          </w:rPr>
          <w:t>String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69" w:author="Carlos Rosales" w:date="2025-07-30T07:20:00Z">
              <w:rPr>
                <w:lang w:val="es-ES" w:eastAsia="es-ES"/>
              </w:rPr>
            </w:rPrChange>
          </w:rPr>
          <w:t xml:space="preserve"> nombre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70" w:author="Carlos Rosales" w:date="2025-07-30T07:20:00Z">
              <w:rPr>
                <w:color w:val="080808"/>
                <w:lang w:val="es-ES" w:eastAsia="es-ES"/>
              </w:rPr>
            </w:rPrChange>
          </w:rPr>
          <w:t>);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71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72" w:author="Carlos Rosales" w:date="2025-07-30T07:20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73" w:author="Carlos Rosales" w:date="2025-07-30T07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627A"/>
            <w:kern w:val="0"/>
            <w:szCs w:val="24"/>
            <w:lang w:val="es-ES" w:eastAsia="es-ES"/>
            <w14:ligatures w14:val="none"/>
            <w:rPrChange w:id="5274" w:author="Carlos Rosales" w:date="2025-07-30T07:20:00Z">
              <w:rPr>
                <w:color w:val="00627A"/>
                <w:lang w:val="es-ES" w:eastAsia="es-ES"/>
              </w:rPr>
            </w:rPrChange>
          </w:rPr>
          <w:t>save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75" w:author="Carlos Rosales" w:date="2025-07-30T07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76" w:author="Carlos Rosales" w:date="2025-07-30T07:20:00Z">
              <w:rPr>
                <w:lang w:val="es-ES" w:eastAsia="es-ES"/>
              </w:rPr>
            </w:rPrChange>
          </w:rPr>
          <w:t>MenuDTO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77" w:author="Carlos Rosales" w:date="2025-07-30T07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78" w:author="Carlos Rosales" w:date="2025-07-30T07:20:00Z">
              <w:rPr>
                <w:lang w:val="es-ES" w:eastAsia="es-ES"/>
              </w:rPr>
            </w:rPrChange>
          </w:rPr>
          <w:t>dto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79" w:author="Carlos Rosales" w:date="2025-07-30T07:20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80" w:author="Carlos Rosales" w:date="2025-07-30T07:20:00Z">
              <w:rPr>
                <w:lang w:val="es-ES" w:eastAsia="es-ES"/>
              </w:rPr>
            </w:rPrChange>
          </w:rPr>
          <w:t>MultipartFile</w:t>
        </w:r>
        <w:proofErr w:type="spellEnd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81" w:author="Carlos Rosales" w:date="2025-07-30T07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82" w:author="Carlos Rosales" w:date="2025-07-30T07:20:00Z">
              <w:rPr>
                <w:lang w:val="es-ES" w:eastAsia="es-ES"/>
              </w:rPr>
            </w:rPrChange>
          </w:rPr>
          <w:t>imageFile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83" w:author="Carlos Rosales" w:date="2025-07-30T07:20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84" w:author="Carlos Rosales" w:date="2025-07-30T07:20:00Z">
              <w:rPr>
                <w:color w:val="0033B3"/>
                <w:lang w:val="es-ES" w:eastAsia="es-ES"/>
              </w:rPr>
            </w:rPrChange>
          </w:rPr>
          <w:t>throws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85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86" w:author="Carlos Rosales" w:date="2025-07-30T07:20:00Z">
              <w:rPr>
                <w:lang w:val="es-ES" w:eastAsia="es-ES"/>
              </w:rPr>
            </w:rPrChange>
          </w:rPr>
          <w:t>IOException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87" w:author="Carlos Rosales" w:date="2025-07-30T07:20:00Z">
              <w:rPr>
                <w:color w:val="080808"/>
                <w:lang w:val="es-ES" w:eastAsia="es-ES"/>
              </w:rPr>
            </w:rPrChange>
          </w:rPr>
          <w:t>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88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89" w:author="Carlos Rosales" w:date="2025-07-30T07:20:00Z">
              <w:rPr>
                <w:color w:val="0033B3"/>
                <w:lang w:val="es-ES" w:eastAsia="es-ES"/>
              </w:rPr>
            </w:rPrChange>
          </w:rPr>
          <w:t>void</w:t>
        </w:r>
        <w:proofErr w:type="spellEnd"/>
        <w:r w:rsidRPr="001C3E87">
          <w:rPr>
            <w:rFonts w:ascii="Courier New" w:eastAsia="Times New Roman" w:hAnsi="Courier New" w:cs="Courier New"/>
            <w:color w:val="0033B3"/>
            <w:kern w:val="0"/>
            <w:szCs w:val="24"/>
            <w:lang w:val="es-ES" w:eastAsia="es-ES"/>
            <w14:ligatures w14:val="none"/>
            <w:rPrChange w:id="5290" w:author="Carlos Rosales" w:date="2025-07-30T07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1C3E87">
          <w:rPr>
            <w:rFonts w:ascii="Courier New" w:eastAsia="Times New Roman" w:hAnsi="Courier New" w:cs="Courier New"/>
            <w:color w:val="00627A"/>
            <w:kern w:val="0"/>
            <w:szCs w:val="24"/>
            <w:lang w:val="es-ES" w:eastAsia="es-ES"/>
            <w14:ligatures w14:val="none"/>
            <w:rPrChange w:id="5291" w:author="Carlos Rosales" w:date="2025-07-30T07:20:00Z">
              <w:rPr>
                <w:color w:val="00627A"/>
                <w:lang w:val="es-ES" w:eastAsia="es-ES"/>
              </w:rPr>
            </w:rPrChange>
          </w:rPr>
          <w:t>delete</w:t>
        </w:r>
        <w:proofErr w:type="spellEnd"/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92" w:author="Carlos Rosales" w:date="2025-07-30T07:20:00Z">
              <w:rPr>
                <w:color w:val="080808"/>
                <w:lang w:val="es-ES" w:eastAsia="es-ES"/>
              </w:rPr>
            </w:rPrChange>
          </w:rPr>
          <w:t>(</w:t>
        </w:r>
        <w:r w:rsidRPr="001C3E87">
          <w:rPr>
            <w:rFonts w:ascii="Courier New" w:eastAsia="Times New Roman" w:hAnsi="Courier New" w:cs="Courier New"/>
            <w:color w:val="000000"/>
            <w:kern w:val="0"/>
            <w:szCs w:val="24"/>
            <w:lang w:val="es-ES" w:eastAsia="es-ES"/>
            <w14:ligatures w14:val="none"/>
            <w:rPrChange w:id="5293" w:author="Carlos Rosales" w:date="2025-07-30T07:20:00Z">
              <w:rPr>
                <w:lang w:val="es-ES" w:eastAsia="es-ES"/>
              </w:rPr>
            </w:rPrChange>
          </w:rPr>
          <w:t>Long id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94" w:author="Carlos Rosales" w:date="2025-07-30T07:20:00Z">
              <w:rPr>
                <w:color w:val="080808"/>
                <w:lang w:val="es-ES" w:eastAsia="es-ES"/>
              </w:rPr>
            </w:rPrChange>
          </w:rPr>
          <w:t>);</w:t>
        </w:r>
        <w:r w:rsidRPr="001C3E87">
          <w:rPr>
            <w:rFonts w:ascii="Courier New" w:eastAsia="Times New Roman" w:hAnsi="Courier New" w:cs="Courier New"/>
            <w:color w:val="080808"/>
            <w:kern w:val="0"/>
            <w:szCs w:val="24"/>
            <w:lang w:val="es-ES" w:eastAsia="es-ES"/>
            <w14:ligatures w14:val="none"/>
            <w:rPrChange w:id="5295" w:author="Carlos Rosales" w:date="2025-07-30T07:20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ECB6392" w14:textId="77777777" w:rsidR="001C3E87" w:rsidRDefault="001C3E87" w:rsidP="001C3E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296" w:author="Carlos Rosales" w:date="2025-07-30T07:20:00Z"/>
          <w:rFonts w:ascii="Courier New" w:eastAsia="Times New Roman" w:hAnsi="Courier New" w:cs="Courier New"/>
          <w:color w:val="080808"/>
          <w:kern w:val="0"/>
          <w:szCs w:val="24"/>
          <w:lang w:val="es-ES" w:eastAsia="es-ES"/>
          <w14:ligatures w14:val="none"/>
        </w:rPr>
      </w:pPr>
    </w:p>
    <w:p w14:paraId="3928F205" w14:textId="0DCB8C0E" w:rsidR="001C3E87" w:rsidRDefault="002130A9" w:rsidP="001C3E87">
      <w:pPr>
        <w:pStyle w:val="Prrafodelista"/>
        <w:numPr>
          <w:ilvl w:val="0"/>
          <w:numId w:val="6"/>
        </w:numPr>
        <w:rPr>
          <w:ins w:id="5297" w:author="Carlos Rosales" w:date="2025-07-30T07:23:00Z"/>
          <w:b/>
          <w:bCs/>
          <w:lang w:val="es-ES" w:eastAsia="es-ES"/>
        </w:rPr>
      </w:pPr>
      <w:ins w:id="5298" w:author="Carlos Rosales" w:date="2025-07-30T07:22:00Z">
        <w:r>
          <w:rPr>
            <w:b/>
            <w:bCs/>
            <w:lang w:val="es-ES" w:eastAsia="es-ES"/>
          </w:rPr>
          <w:lastRenderedPageBreak/>
          <w:t xml:space="preserve">Se creó </w:t>
        </w:r>
        <w:proofErr w:type="spellStart"/>
        <w:r>
          <w:rPr>
            <w:b/>
            <w:bCs/>
            <w:lang w:val="es-ES" w:eastAsia="es-ES"/>
          </w:rPr>
          <w:t>MenuService</w:t>
        </w:r>
        <w:proofErr w:type="spellEnd"/>
        <w:r>
          <w:rPr>
            <w:b/>
            <w:bCs/>
            <w:lang w:val="es-ES" w:eastAsia="es-ES"/>
          </w:rPr>
          <w:t xml:space="preserve"> en </w:t>
        </w:r>
        <w:proofErr w:type="spellStart"/>
        <w:r>
          <w:rPr>
            <w:b/>
            <w:bCs/>
            <w:lang w:val="es-ES" w:eastAsia="es-ES"/>
          </w:rPr>
          <w:t>package</w:t>
        </w:r>
        <w:proofErr w:type="spellEnd"/>
        <w:r>
          <w:rPr>
            <w:b/>
            <w:bCs/>
            <w:lang w:val="es-ES" w:eastAsia="es-ES"/>
          </w:rPr>
          <w:t xml:space="preserve"> </w:t>
        </w:r>
        <w:proofErr w:type="spellStart"/>
        <w:r>
          <w:rPr>
            <w:b/>
            <w:bCs/>
            <w:lang w:val="es-ES" w:eastAsia="es-ES"/>
          </w:rPr>
          <w:t>services</w:t>
        </w:r>
      </w:ins>
      <w:proofErr w:type="spellEnd"/>
      <w:ins w:id="5299" w:author="Carlos Rosales" w:date="2025-07-30T07:23:00Z">
        <w:r>
          <w:rPr>
            <w:b/>
            <w:bCs/>
            <w:lang w:val="es-ES" w:eastAsia="es-ES"/>
          </w:rPr>
          <w:t>.</w:t>
        </w:r>
      </w:ins>
    </w:p>
    <w:p w14:paraId="5A508272" w14:textId="19426129" w:rsidR="00344164" w:rsidRDefault="002130A9" w:rsidP="00344164">
      <w:pPr>
        <w:ind w:firstLine="0"/>
        <w:rPr>
          <w:ins w:id="5300" w:author="Carlos Rosales" w:date="2025-07-30T07:25:00Z"/>
          <w:b/>
          <w:bCs/>
          <w:lang w:val="es-ES" w:eastAsia="es-ES"/>
        </w:rPr>
      </w:pPr>
      <w:ins w:id="5301" w:author="Carlos Rosales" w:date="2025-07-30T07:23:00Z">
        <w:r w:rsidRPr="002130A9">
          <w:rPr>
            <w:noProof/>
            <w:lang w:val="es-ES" w:eastAsia="es-ES"/>
          </w:rPr>
          <w:drawing>
            <wp:inline distT="0" distB="0" distL="0" distR="0" wp14:anchorId="5A737A49" wp14:editId="38193DD6">
              <wp:extent cx="4892040" cy="1986596"/>
              <wp:effectExtent l="0" t="0" r="3810" b="0"/>
              <wp:docPr id="193776392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3776392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6976" cy="198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885417" w14:textId="77777777" w:rsidR="00344164" w:rsidRDefault="00344164" w:rsidP="00344164">
      <w:pPr>
        <w:ind w:firstLine="0"/>
        <w:rPr>
          <w:ins w:id="5302" w:author="Carlos Rosales" w:date="2025-07-30T07:25:00Z"/>
          <w:b/>
          <w:bCs/>
          <w:lang w:val="es-ES" w:eastAsia="es-ES"/>
        </w:rPr>
      </w:pPr>
    </w:p>
    <w:p w14:paraId="43D3C039" w14:textId="11CBFC43" w:rsidR="00344164" w:rsidRDefault="00344164" w:rsidP="00344164">
      <w:pPr>
        <w:pStyle w:val="Prrafodelista"/>
        <w:numPr>
          <w:ilvl w:val="0"/>
          <w:numId w:val="6"/>
        </w:numPr>
        <w:rPr>
          <w:ins w:id="5303" w:author="Carlos Rosales" w:date="2025-07-30T07:25:00Z"/>
          <w:b/>
          <w:bCs/>
          <w:lang w:val="es-ES" w:eastAsia="es-ES"/>
        </w:rPr>
      </w:pPr>
      <w:ins w:id="5304" w:author="Carlos Rosales" w:date="2025-07-30T07:25:00Z">
        <w:r>
          <w:rPr>
            <w:b/>
            <w:bCs/>
            <w:lang w:val="es-ES" w:eastAsia="es-ES"/>
          </w:rPr>
          <w:t xml:space="preserve">Se creó una propiedad en </w:t>
        </w:r>
        <w:proofErr w:type="spellStart"/>
        <w:proofErr w:type="gramStart"/>
        <w:r>
          <w:rPr>
            <w:b/>
            <w:bCs/>
            <w:lang w:val="es-ES" w:eastAsia="es-ES"/>
          </w:rPr>
          <w:t>application.properties</w:t>
        </w:r>
      </w:ins>
      <w:proofErr w:type="spellEnd"/>
      <w:proofErr w:type="gramEnd"/>
      <w:ins w:id="5305" w:author="Carlos Rosales" w:date="2025-07-30T07:26:00Z">
        <w:r>
          <w:rPr>
            <w:b/>
            <w:bCs/>
            <w:lang w:val="es-ES" w:eastAsia="es-ES"/>
          </w:rPr>
          <w:t xml:space="preserve">: </w:t>
        </w:r>
        <w:r>
          <w:rPr>
            <w:lang w:val="es-ES" w:eastAsia="es-ES"/>
          </w:rPr>
          <w:t>se agregó hasta el final del archivo.</w:t>
        </w:r>
      </w:ins>
    </w:p>
    <w:p w14:paraId="08F3EA99" w14:textId="77777777" w:rsidR="00344164" w:rsidRDefault="00344164" w:rsidP="00344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306" w:author="Carlos Rosales" w:date="2025-07-30T07:28:00Z"/>
          <w:rFonts w:ascii="Courier New" w:eastAsia="Times New Roman" w:hAnsi="Courier New" w:cs="Courier New"/>
          <w:color w:val="067D17"/>
          <w:kern w:val="0"/>
          <w:sz w:val="20"/>
          <w:szCs w:val="20"/>
          <w:lang w:val="es-ES" w:eastAsia="es-ES"/>
          <w14:ligatures w14:val="none"/>
        </w:rPr>
      </w:pPr>
      <w:ins w:id="5307" w:author="Carlos Rosales" w:date="2025-07-30T07:25:00Z">
        <w:r w:rsidRPr="00344164">
          <w:rPr>
            <w:rFonts w:ascii="Courier New" w:eastAsia="Times New Roman" w:hAnsi="Courier New" w:cs="Courier New"/>
            <w:color w:val="083080"/>
            <w:kern w:val="0"/>
            <w:sz w:val="20"/>
            <w:szCs w:val="20"/>
            <w:lang w:val="es-ES" w:eastAsia="es-ES"/>
            <w14:ligatures w14:val="none"/>
            <w:rPrChange w:id="5308" w:author="Carlos Rosales" w:date="2025-07-30T07:25:00Z">
              <w:rPr>
                <w:color w:val="083080"/>
                <w:lang w:val="es-ES" w:eastAsia="es-ES"/>
              </w:rPr>
            </w:rPrChange>
          </w:rPr>
          <w:t xml:space="preserve">//Propiedad </w:t>
        </w:r>
        <w:r w:rsidRPr="00344164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309" w:author="Carlos Rosales" w:date="2025-07-30T07:25:00Z">
              <w:rPr>
                <w:lang w:val="es-ES" w:eastAsia="es-ES"/>
              </w:rPr>
            </w:rPrChange>
          </w:rPr>
          <w:t>para almacenar los archivos</w:t>
        </w:r>
        <w:r w:rsidRPr="00344164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310" w:author="Carlos Rosales" w:date="2025-07-30T07:25:00Z">
              <w:rPr>
                <w:lang w:val="es-ES" w:eastAsia="es-ES"/>
              </w:rPr>
            </w:rPrChange>
          </w:rPr>
          <w:br/>
        </w:r>
        <w:proofErr w:type="spellStart"/>
        <w:r w:rsidRPr="00344164">
          <w:rPr>
            <w:rFonts w:ascii="Courier New" w:eastAsia="Times New Roman" w:hAnsi="Courier New" w:cs="Courier New"/>
            <w:color w:val="083080"/>
            <w:kern w:val="0"/>
            <w:sz w:val="20"/>
            <w:szCs w:val="20"/>
            <w:lang w:val="es-ES" w:eastAsia="es-ES"/>
            <w14:ligatures w14:val="none"/>
            <w:rPrChange w:id="5311" w:author="Carlos Rosales" w:date="2025-07-30T07:25:00Z">
              <w:rPr>
                <w:color w:val="083080"/>
                <w:lang w:val="es-ES" w:eastAsia="es-ES"/>
              </w:rPr>
            </w:rPrChange>
          </w:rPr>
          <w:t>app.upload.dir</w:t>
        </w:r>
        <w:proofErr w:type="spellEnd"/>
        <w:r w:rsidRPr="00344164">
          <w:rPr>
            <w:rFonts w:ascii="Courier New" w:eastAsia="Times New Roman" w:hAnsi="Courier New" w:cs="Courier New"/>
            <w:color w:val="083080"/>
            <w:kern w:val="0"/>
            <w:sz w:val="20"/>
            <w:szCs w:val="20"/>
            <w:lang w:val="es-ES" w:eastAsia="es-ES"/>
            <w14:ligatures w14:val="none"/>
            <w:rPrChange w:id="5312" w:author="Carlos Rosales" w:date="2025-07-30T07:25:00Z">
              <w:rPr>
                <w:color w:val="083080"/>
                <w:lang w:val="es-ES" w:eastAsia="es-ES"/>
              </w:rPr>
            </w:rPrChange>
          </w:rPr>
          <w:t xml:space="preserve"> </w:t>
        </w:r>
        <w:r w:rsidRPr="00344164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13" w:author="Carlos Rosales" w:date="2025-07-30T07:25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44164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314" w:author="Carlos Rosales" w:date="2025-07-30T07:25:00Z">
              <w:rPr>
                <w:lang w:val="es-ES" w:eastAsia="es-ES"/>
              </w:rPr>
            </w:rPrChange>
          </w:rPr>
          <w:t>"</w:t>
        </w:r>
        <w:proofErr w:type="spellStart"/>
        <w:r w:rsidRPr="00344164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315" w:author="Carlos Rosales" w:date="2025-07-30T07:25:00Z">
              <w:rPr>
                <w:lang w:val="es-ES" w:eastAsia="es-ES"/>
              </w:rPr>
            </w:rPrChange>
          </w:rPr>
          <w:t>uploads</w:t>
        </w:r>
        <w:proofErr w:type="spellEnd"/>
        <w:r w:rsidRPr="00344164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5316" w:author="Carlos Rosales" w:date="2025-07-30T07:25:00Z">
              <w:rPr>
                <w:lang w:val="es-ES" w:eastAsia="es-ES"/>
              </w:rPr>
            </w:rPrChange>
          </w:rPr>
          <w:t>"</w:t>
        </w:r>
      </w:ins>
    </w:p>
    <w:p w14:paraId="0E324B4A" w14:textId="77777777" w:rsidR="00344164" w:rsidRDefault="00344164" w:rsidP="003441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317" w:author="Carlos Rosales" w:date="2025-07-30T07:28:00Z"/>
          <w:rFonts w:ascii="Courier New" w:eastAsia="Times New Roman" w:hAnsi="Courier New" w:cs="Courier New"/>
          <w:color w:val="067D17"/>
          <w:kern w:val="0"/>
          <w:sz w:val="20"/>
          <w:szCs w:val="20"/>
          <w:lang w:val="es-ES" w:eastAsia="es-ES"/>
          <w14:ligatures w14:val="none"/>
        </w:rPr>
      </w:pPr>
    </w:p>
    <w:p w14:paraId="2C8EF7EE" w14:textId="612BE994" w:rsidR="00344164" w:rsidRPr="00344164" w:rsidRDefault="00344164" w:rsidP="00344164">
      <w:pPr>
        <w:pStyle w:val="Prrafodelista"/>
        <w:numPr>
          <w:ilvl w:val="0"/>
          <w:numId w:val="6"/>
        </w:numPr>
        <w:rPr>
          <w:ins w:id="5318" w:author="Carlos Rosales" w:date="2025-07-30T07:29:00Z"/>
          <w:lang w:val="es-ES" w:eastAsia="es-ES"/>
          <w:rPrChange w:id="5319" w:author="Carlos Rosales" w:date="2025-07-30T07:29:00Z">
            <w:rPr>
              <w:ins w:id="5320" w:author="Carlos Rosales" w:date="2025-07-30T07:29:00Z"/>
              <w:b/>
              <w:bCs/>
              <w:lang w:val="es-ES" w:eastAsia="es-ES"/>
            </w:rPr>
          </w:rPrChange>
        </w:rPr>
      </w:pPr>
      <w:ins w:id="5321" w:author="Carlos Rosales" w:date="2025-07-30T07:29:00Z">
        <w:r>
          <w:rPr>
            <w:b/>
            <w:bCs/>
            <w:lang w:val="es-ES" w:eastAsia="es-ES"/>
          </w:rPr>
          <w:t>Se creó un directorio a nivel de proyecto</w:t>
        </w:r>
      </w:ins>
    </w:p>
    <w:p w14:paraId="620E130F" w14:textId="0FC2A1C3" w:rsidR="00344164" w:rsidRDefault="00344164" w:rsidP="00344164">
      <w:pPr>
        <w:ind w:firstLine="0"/>
        <w:rPr>
          <w:ins w:id="5322" w:author="Carlos Rosales" w:date="2025-07-30T07:29:00Z"/>
          <w:lang w:val="es-ES" w:eastAsia="es-ES"/>
        </w:rPr>
      </w:pPr>
      <w:ins w:id="5323" w:author="Carlos Rosales" w:date="2025-07-30T07:29:00Z">
        <w:r w:rsidRPr="00344164">
          <w:rPr>
            <w:noProof/>
            <w:lang w:val="es-ES" w:eastAsia="es-ES"/>
          </w:rPr>
          <w:drawing>
            <wp:inline distT="0" distB="0" distL="0" distR="0" wp14:anchorId="1F556915" wp14:editId="62963879">
              <wp:extent cx="3870960" cy="1845692"/>
              <wp:effectExtent l="0" t="0" r="0" b="2540"/>
              <wp:docPr id="735182992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35182992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8885" cy="18494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2D13AC" w14:textId="58C48D60" w:rsidR="00344164" w:rsidRPr="00344164" w:rsidRDefault="00344164" w:rsidP="00344164">
      <w:pPr>
        <w:pStyle w:val="Prrafodelista"/>
        <w:numPr>
          <w:ilvl w:val="0"/>
          <w:numId w:val="6"/>
        </w:numPr>
        <w:rPr>
          <w:ins w:id="5324" w:author="Carlos Rosales" w:date="2025-07-30T07:29:00Z"/>
          <w:lang w:val="es-ES" w:eastAsia="es-ES"/>
          <w:rPrChange w:id="5325" w:author="Carlos Rosales" w:date="2025-07-30T07:29:00Z">
            <w:rPr>
              <w:ins w:id="5326" w:author="Carlos Rosales" w:date="2025-07-30T07:29:00Z"/>
              <w:b/>
              <w:bCs/>
              <w:lang w:val="es-ES" w:eastAsia="es-ES"/>
            </w:rPr>
          </w:rPrChange>
        </w:rPr>
      </w:pPr>
      <w:ins w:id="5327" w:author="Carlos Rosales" w:date="2025-07-30T07:29:00Z">
        <w:r>
          <w:rPr>
            <w:b/>
            <w:bCs/>
            <w:lang w:val="es-ES" w:eastAsia="es-ES"/>
          </w:rPr>
          <w:t xml:space="preserve">Se creó un directorio dentro de </w:t>
        </w:r>
        <w:proofErr w:type="spellStart"/>
        <w:r>
          <w:rPr>
            <w:b/>
            <w:bCs/>
            <w:lang w:val="es-ES" w:eastAsia="es-ES"/>
          </w:rPr>
          <w:t>uploads</w:t>
        </w:r>
        <w:proofErr w:type="spellEnd"/>
        <w:r>
          <w:rPr>
            <w:b/>
            <w:bCs/>
            <w:lang w:val="es-ES" w:eastAsia="es-ES"/>
          </w:rPr>
          <w:t xml:space="preserve"> llamado </w:t>
        </w:r>
        <w:proofErr w:type="spellStart"/>
        <w:r>
          <w:rPr>
            <w:b/>
            <w:bCs/>
            <w:lang w:val="es-ES" w:eastAsia="es-ES"/>
          </w:rPr>
          <w:t>menus</w:t>
        </w:r>
        <w:proofErr w:type="spellEnd"/>
      </w:ins>
    </w:p>
    <w:p w14:paraId="54BCB93F" w14:textId="77777777" w:rsidR="00344164" w:rsidRDefault="00344164" w:rsidP="00344164">
      <w:pPr>
        <w:ind w:firstLine="0"/>
        <w:rPr>
          <w:ins w:id="5328" w:author="Carlos Rosales" w:date="2025-07-30T07:29:00Z"/>
          <w:lang w:val="es-ES" w:eastAsia="es-ES"/>
        </w:rPr>
      </w:pPr>
    </w:p>
    <w:p w14:paraId="0772C98B" w14:textId="0D94B231" w:rsidR="00344164" w:rsidRDefault="00344164" w:rsidP="00344164">
      <w:pPr>
        <w:ind w:firstLine="0"/>
        <w:rPr>
          <w:ins w:id="5329" w:author="Carlos Rosales" w:date="2025-07-30T07:32:00Z"/>
          <w:lang w:val="es-ES" w:eastAsia="es-ES"/>
        </w:rPr>
      </w:pPr>
      <w:ins w:id="5330" w:author="Carlos Rosales" w:date="2025-07-30T07:32:00Z">
        <w:r w:rsidRPr="00344164">
          <w:rPr>
            <w:noProof/>
            <w:lang w:val="es-ES" w:eastAsia="es-ES"/>
          </w:rPr>
          <w:drawing>
            <wp:inline distT="0" distB="0" distL="0" distR="0" wp14:anchorId="1C84B581" wp14:editId="2A33D614">
              <wp:extent cx="3019846" cy="819264"/>
              <wp:effectExtent l="0" t="0" r="9525" b="0"/>
              <wp:docPr id="1226196877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6196877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846" cy="8192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44AB895" w14:textId="5FCDFD05" w:rsidR="00344164" w:rsidRPr="00344164" w:rsidRDefault="00344164" w:rsidP="00344164">
      <w:pPr>
        <w:pStyle w:val="Prrafodelista"/>
        <w:numPr>
          <w:ilvl w:val="0"/>
          <w:numId w:val="6"/>
        </w:numPr>
        <w:rPr>
          <w:ins w:id="5331" w:author="Carlos Rosales" w:date="2025-07-30T07:32:00Z"/>
          <w:lang w:val="es-ES" w:eastAsia="es-ES"/>
          <w:rPrChange w:id="5332" w:author="Carlos Rosales" w:date="2025-07-30T07:32:00Z">
            <w:rPr>
              <w:ins w:id="5333" w:author="Carlos Rosales" w:date="2025-07-30T07:32:00Z"/>
              <w:b/>
              <w:bCs/>
              <w:lang w:val="es-ES" w:eastAsia="es-ES"/>
            </w:rPr>
          </w:rPrChange>
        </w:rPr>
      </w:pPr>
      <w:ins w:id="5334" w:author="Carlos Rosales" w:date="2025-07-30T07:32:00Z">
        <w:r>
          <w:rPr>
            <w:b/>
            <w:bCs/>
            <w:lang w:val="es-ES" w:eastAsia="es-ES"/>
          </w:rPr>
          <w:lastRenderedPageBreak/>
          <w:t xml:space="preserve">Cambios en </w:t>
        </w:r>
        <w:commentRangeStart w:id="5335"/>
        <w:proofErr w:type="spellStart"/>
        <w:r>
          <w:rPr>
            <w:b/>
            <w:bCs/>
            <w:lang w:val="es-ES" w:eastAsia="es-ES"/>
          </w:rPr>
          <w:t>Menu</w:t>
        </w:r>
        <w:commentRangeStart w:id="5336"/>
        <w:r>
          <w:rPr>
            <w:b/>
            <w:bCs/>
            <w:lang w:val="es-ES" w:eastAsia="es-ES"/>
          </w:rPr>
          <w:t>Service</w:t>
        </w:r>
      </w:ins>
      <w:proofErr w:type="spellEnd"/>
      <w:ins w:id="5337" w:author="Carlos Rosales" w:date="2025-08-01T09:59:00Z">
        <w:r w:rsidR="00880210">
          <w:rPr>
            <w:b/>
            <w:bCs/>
            <w:lang w:val="es-ES" w:eastAsia="es-ES"/>
          </w:rPr>
          <w:t xml:space="preserve"> </w:t>
        </w:r>
        <w:commentRangeEnd w:id="5336"/>
        <w:r w:rsidR="00880210">
          <w:rPr>
            <w:rStyle w:val="Refdecomentario"/>
          </w:rPr>
          <w:commentReference w:id="5336"/>
        </w:r>
      </w:ins>
      <w:commentRangeEnd w:id="5335"/>
      <w:ins w:id="5338" w:author="Carlos Rosales" w:date="2025-08-01T10:00:00Z">
        <w:r w:rsidR="00880210">
          <w:rPr>
            <w:rStyle w:val="Refdecomentario"/>
          </w:rPr>
          <w:commentReference w:id="5335"/>
        </w:r>
      </w:ins>
    </w:p>
    <w:p w14:paraId="628B5329" w14:textId="0B7B200E" w:rsidR="00344164" w:rsidRPr="00D8717C" w:rsidRDefault="00601515" w:rsidP="00601515">
      <w:pPr>
        <w:pStyle w:val="Prrafodelista"/>
        <w:numPr>
          <w:ilvl w:val="0"/>
          <w:numId w:val="6"/>
        </w:numPr>
        <w:rPr>
          <w:ins w:id="5339" w:author="Carlos Rosales" w:date="2025-07-30T08:20:00Z"/>
          <w:lang w:val="es-ES" w:eastAsia="es-ES"/>
          <w:rPrChange w:id="5340" w:author="Carlos Rosales" w:date="2025-07-30T08:20:00Z">
            <w:rPr>
              <w:ins w:id="5341" w:author="Carlos Rosales" w:date="2025-07-30T08:20:00Z"/>
              <w:b/>
              <w:bCs/>
              <w:lang w:val="es-ES" w:eastAsia="es-ES"/>
            </w:rPr>
          </w:rPrChange>
        </w:rPr>
      </w:pPr>
      <w:ins w:id="5342" w:author="Carlos Rosales" w:date="2025-07-30T07:35:00Z">
        <w:r>
          <w:rPr>
            <w:b/>
            <w:bCs/>
            <w:lang w:val="es-ES" w:eastAsia="es-ES"/>
          </w:rPr>
          <w:t xml:space="preserve">En </w:t>
        </w:r>
        <w:proofErr w:type="spellStart"/>
        <w:r>
          <w:rPr>
            <w:b/>
            <w:bCs/>
            <w:lang w:val="es-ES" w:eastAsia="es-ES"/>
          </w:rPr>
          <w:t>packag</w:t>
        </w:r>
      </w:ins>
      <w:ins w:id="5343" w:author="Carlos Rosales" w:date="2025-07-30T07:36:00Z">
        <w:r>
          <w:rPr>
            <w:b/>
            <w:bCs/>
            <w:lang w:val="es-ES" w:eastAsia="es-ES"/>
          </w:rPr>
          <w:t>e</w:t>
        </w:r>
        <w:proofErr w:type="spellEnd"/>
        <w:r>
          <w:rPr>
            <w:b/>
            <w:bCs/>
            <w:lang w:val="es-ES" w:eastAsia="es-ES"/>
          </w:rPr>
          <w:t xml:space="preserve"> útil se creó una clase llamada </w:t>
        </w:r>
        <w:proofErr w:type="spellStart"/>
        <w:r>
          <w:rPr>
            <w:b/>
            <w:bCs/>
            <w:lang w:val="es-ES" w:eastAsia="es-ES"/>
          </w:rPr>
          <w:t>MenuMapper</w:t>
        </w:r>
      </w:ins>
      <w:proofErr w:type="spellEnd"/>
    </w:p>
    <w:p w14:paraId="21399475" w14:textId="77777777" w:rsidR="00D8717C" w:rsidRPr="00D8717C" w:rsidRDefault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344" w:author="Carlos Rosales" w:date="2025-07-30T08:20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5345" w:author="Carlos Rosales" w:date="2025-07-30T08:20:00Z">
            <w:rPr>
              <w:ins w:id="5346" w:author="Carlos Rosales" w:date="2025-07-30T08:20:00Z"/>
              <w:color w:val="080808"/>
              <w:lang w:val="es-ES" w:eastAsia="es-ES"/>
            </w:rPr>
          </w:rPrChange>
        </w:rPr>
        <w:pPrChange w:id="5347" w:author="Carlos Rosales" w:date="2025-07-30T08:20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5348" w:author="Carlos Rosales" w:date="2025-07-30T08:20:00Z"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49" w:author="Carlos Rosales" w:date="2025-07-30T08:20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50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51" w:author="Carlos Rosales" w:date="2025-07-30T08:20:00Z">
              <w:rPr>
                <w:lang w:val="es-ES" w:eastAsia="es-ES"/>
              </w:rPr>
            </w:rPrChange>
          </w:rPr>
          <w:t>com.devsoft.orders_api.utils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52" w:author="Carlos Rosales" w:date="2025-07-30T08:20:00Z">
              <w:rPr>
                <w:color w:val="080808"/>
                <w:lang w:val="es-ES" w:eastAsia="es-ES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53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54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55" w:author="Carlos Rosales" w:date="2025-07-30T08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56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57" w:author="Carlos Rosales" w:date="2025-07-30T08:20:00Z">
              <w:rPr>
                <w:lang w:val="es-ES" w:eastAsia="es-ES"/>
              </w:rPr>
            </w:rPrChange>
          </w:rPr>
          <w:t>com.devsoft.orders_api.dto.CategoriaDTO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58" w:author="Carlos Rosales" w:date="2025-07-30T08:20:00Z">
              <w:rPr>
                <w:color w:val="080808"/>
                <w:lang w:val="es-ES" w:eastAsia="es-ES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59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60" w:author="Carlos Rosales" w:date="2025-07-30T08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61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62" w:author="Carlos Rosales" w:date="2025-07-30T08:20:00Z">
              <w:rPr>
                <w:lang w:val="es-ES" w:eastAsia="es-ES"/>
              </w:rPr>
            </w:rPrChange>
          </w:rPr>
          <w:t>com.devsoft.orders_api.dto.MenuDTO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63" w:author="Carlos Rosales" w:date="2025-07-30T08:20:00Z">
              <w:rPr>
                <w:color w:val="080808"/>
                <w:lang w:val="es-ES" w:eastAsia="es-ES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64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65" w:author="Carlos Rosales" w:date="2025-07-30T08:2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66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67" w:author="Carlos Rosales" w:date="2025-07-30T08:20:00Z">
              <w:rPr>
                <w:lang w:val="es-ES" w:eastAsia="es-ES"/>
              </w:rPr>
            </w:rPrChange>
          </w:rPr>
          <w:t>com.devsoft.orders_api.entities.Menu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68" w:author="Carlos Rosales" w:date="2025-07-30T08:20:00Z">
              <w:rPr>
                <w:color w:val="080808"/>
                <w:lang w:val="es-ES" w:eastAsia="es-ES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69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70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71" w:author="Carlos Rosales" w:date="2025-07-30T08:20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72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73" w:author="Carlos Rosales" w:date="2025-07-30T08:20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74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75" w:author="Carlos Rosales" w:date="2025-07-30T08:20:00Z">
              <w:rPr>
                <w:lang w:val="es-ES" w:eastAsia="es-ES"/>
              </w:rPr>
            </w:rPrChange>
          </w:rPr>
          <w:t>MenuMapper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76" w:author="Carlos Rosales" w:date="2025-07-30T08:20:00Z">
              <w:rPr>
                <w:lang w:val="es-ES" w:eastAsia="es-ES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77" w:author="Carlos Rosales" w:date="2025-07-30T08:20:00Z">
              <w:rPr>
                <w:color w:val="080808"/>
                <w:lang w:val="es-ES" w:eastAsia="es-ES"/>
              </w:rPr>
            </w:rPrChange>
          </w:rPr>
          <w:t>{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78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79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80" w:author="Carlos Rosales" w:date="2025-07-30T08:20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81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82" w:author="Carlos Rosales" w:date="2025-07-30T08:20:00Z">
              <w:rPr>
                <w:color w:val="0033B3"/>
                <w:lang w:val="es-ES" w:eastAsia="es-ES"/>
              </w:rPr>
            </w:rPrChange>
          </w:rPr>
          <w:t>static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383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84" w:author="Carlos Rosales" w:date="2025-07-30T08:20:00Z">
              <w:rPr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85" w:author="Carlos Rosales" w:date="2025-07-30T08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5386" w:author="Carlos Rosales" w:date="2025-07-30T08:20:00Z">
              <w:rPr>
                <w:color w:val="00627A"/>
                <w:lang w:val="es-ES" w:eastAsia="es-ES"/>
              </w:rPr>
            </w:rPrChange>
          </w:rPr>
          <w:t>toDTO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87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88" w:author="Carlos Rosales" w:date="2025-07-30T08:20:00Z">
              <w:rPr>
                <w:lang w:val="es-ES" w:eastAsia="es-ES"/>
              </w:rPr>
            </w:rPrChange>
          </w:rPr>
          <w:t>Menu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89" w:author="Carlos Rosales" w:date="2025-07-30T08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390" w:author="Carlos Rosales" w:date="2025-07-30T08:20:00Z">
              <w:rPr>
                <w:lang w:val="es-ES" w:eastAsia="es-ES"/>
              </w:rPr>
            </w:rPrChange>
          </w:rPr>
          <w:t>menu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91" w:author="Carlos Rosales" w:date="2025-07-30T08:20:00Z">
              <w:rPr>
                <w:color w:val="080808"/>
                <w:lang w:val="es-ES" w:eastAsia="es-ES"/>
              </w:rPr>
            </w:rPrChange>
          </w:rPr>
          <w:t>){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92" w:author="Carlos Rosales" w:date="2025-07-30T08:20:00Z">
              <w:rPr>
                <w:color w:val="080808"/>
                <w:lang w:val="es-ES" w:eastAsia="es-ES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393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4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5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>Metodo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6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7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>conveertir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8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una entidad 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399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>Menu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400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a un DTO 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401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402" w:author="Carlos Rosales" w:date="2025-07-30T08:20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03" w:author="Carlos Rosales" w:date="2025-07-30T08:20:00Z">
              <w:rPr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04" w:author="Carlos Rosales" w:date="2025-07-30T08:2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05" w:author="Carlos Rosales" w:date="2025-07-30T08:20:00Z">
              <w:rPr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06" w:author="Carlos Rosales" w:date="2025-07-30T08:20:00Z">
              <w:rPr>
                <w:lang w:val="es-ES" w:eastAsia="es-ES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07" w:author="Carlos Rosales" w:date="2025-07-30T08:20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408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09" w:author="Carlos Rosales" w:date="2025-07-30T08:20:00Z">
              <w:rPr>
                <w:color w:val="080808"/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0" w:author="Carlos Rosales" w:date="2025-07-30T08:20:00Z">
              <w:rPr>
                <w:color w:val="080808"/>
                <w:lang w:val="es-ES" w:eastAsia="es-ES"/>
              </w:rPr>
            </w:rPrChange>
          </w:rPr>
          <w:t>();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1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12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3" w:author="Carlos Rosales" w:date="2025-07-30T08:20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4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15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6" w:author="Carlos Rosales" w:date="2025-07-30T08:20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7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18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19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0" w:author="Carlos Rosales" w:date="2025-07-30T08:20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1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22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3" w:author="Carlos Rosales" w:date="2025-07-30T08:20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4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5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26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7" w:author="Carlos Rosales" w:date="2025-07-30T08:20:00Z">
              <w:rPr>
                <w:color w:val="080808"/>
                <w:lang w:val="es-ES" w:eastAsia="es-ES"/>
              </w:rPr>
            </w:rPrChange>
          </w:rPr>
          <w:t>.setDescripcion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28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29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0" w:author="Carlos Rosales" w:date="2025-07-30T08:20:00Z">
              <w:rPr>
                <w:color w:val="080808"/>
                <w:lang w:val="es-ES" w:eastAsia="es-ES"/>
              </w:rPr>
            </w:rPrChange>
          </w:rPr>
          <w:t>.getDescripcion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1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2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33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4" w:author="Carlos Rosales" w:date="2025-07-30T08:20:00Z">
              <w:rPr>
                <w:color w:val="080808"/>
                <w:lang w:val="es-ES" w:eastAsia="es-ES"/>
              </w:rPr>
            </w:rPrChange>
          </w:rPr>
          <w:t>.setTipo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5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36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7" w:author="Carlos Rosales" w:date="2025-07-30T08:20:00Z">
              <w:rPr>
                <w:color w:val="080808"/>
                <w:lang w:val="es-ES" w:eastAsia="es-ES"/>
              </w:rPr>
            </w:rPrChange>
          </w:rPr>
          <w:t>.getTipo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8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39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40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1" w:author="Carlos Rosales" w:date="2025-07-30T08:20:00Z">
              <w:rPr>
                <w:color w:val="080808"/>
                <w:lang w:val="es-ES" w:eastAsia="es-ES"/>
              </w:rPr>
            </w:rPrChange>
          </w:rPr>
          <w:t>.setPrecioUnitario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2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43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4" w:author="Carlos Rosales" w:date="2025-07-30T08:20:00Z">
              <w:rPr>
                <w:color w:val="080808"/>
                <w:lang w:val="es-ES" w:eastAsia="es-ES"/>
              </w:rPr>
            </w:rPrChange>
          </w:rPr>
          <w:t>.getPrecioUnitario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5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6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47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8" w:author="Carlos Rosales" w:date="2025-07-30T08:20:00Z">
              <w:rPr>
                <w:color w:val="080808"/>
                <w:lang w:val="es-ES" w:eastAsia="es-ES"/>
              </w:rPr>
            </w:rPrChange>
          </w:rPr>
          <w:t>.setUrlImagen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49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50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1" w:author="Carlos Rosales" w:date="2025-07-30T08:20:00Z">
              <w:rPr>
                <w:color w:val="080808"/>
                <w:lang w:val="es-ES" w:eastAsia="es-ES"/>
              </w:rPr>
            </w:rPrChange>
          </w:rPr>
          <w:t>.getUrlImagen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2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3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54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5" w:author="Carlos Rosales" w:date="2025-07-30T08:20:00Z">
              <w:rPr>
                <w:color w:val="080808"/>
                <w:lang w:val="es-ES" w:eastAsia="es-ES"/>
              </w:rPr>
            </w:rPrChange>
          </w:rPr>
          <w:t>.setDisponible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6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57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8" w:author="Carlos Rosales" w:date="2025-07-30T08:20:00Z">
              <w:rPr>
                <w:color w:val="080808"/>
                <w:lang w:val="es-ES" w:eastAsia="es-ES"/>
              </w:rPr>
            </w:rPrChange>
          </w:rPr>
          <w:t>.isDisponible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59" w:author="Carlos Rosales" w:date="2025-07-30T08:20:00Z">
              <w:rPr>
                <w:color w:val="080808"/>
                <w:lang w:val="es-ES" w:eastAsia="es-ES"/>
              </w:rPr>
            </w:rPrChange>
          </w:rPr>
          <w:t>());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0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61" w:author="Carlos Rosales" w:date="2025-07-30T08:20:00Z">
              <w:rPr>
                <w:lang w:val="es-ES" w:eastAsia="es-ES"/>
              </w:rPr>
            </w:rPrChange>
          </w:rPr>
          <w:t>menuDTO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2" w:author="Carlos Rosales" w:date="2025-07-30T08:20:00Z">
              <w:rPr>
                <w:color w:val="080808"/>
                <w:lang w:val="es-ES" w:eastAsia="es-ES"/>
              </w:rPr>
            </w:rPrChange>
          </w:rPr>
          <w:t>.setCategoriaDTO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3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464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5" w:author="Carlos Rosales" w:date="2025-07-30T08:20:00Z">
              <w:rPr>
                <w:color w:val="080808"/>
                <w:lang w:val="es-ES" w:eastAsia="es-ES"/>
              </w:rPr>
            </w:rPrChange>
          </w:rPr>
          <w:t>CategoriaDTO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6" w:author="Carlos Rosales" w:date="2025-07-30T08:20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67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8" w:author="Carlos Rosales" w:date="2025-07-30T08:20:00Z">
              <w:rPr>
                <w:color w:val="080808"/>
                <w:lang w:val="es-ES" w:eastAsia="es-ES"/>
              </w:rPr>
            </w:rPrChange>
          </w:rPr>
          <w:t>.getCategoria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69" w:author="Carlos Rosales" w:date="2025-07-30T08:20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0" w:author="Carlos Rosales" w:date="2025-07-30T08:20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1" w:author="Carlos Rosales" w:date="2025-07-30T08:20:00Z">
              <w:rPr>
                <w:color w:val="080808"/>
                <w:lang w:val="es-ES" w:eastAsia="es-ES"/>
              </w:rPr>
            </w:rPrChange>
          </w:rPr>
          <w:t>(),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2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73" w:author="Carlos Rosales" w:date="2025-07-30T08:20:00Z">
              <w:rPr>
                <w:lang w:val="es-ES" w:eastAsia="es-ES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4" w:author="Carlos Rosales" w:date="2025-07-30T08:20:00Z">
              <w:rPr>
                <w:color w:val="080808"/>
                <w:lang w:val="es-ES" w:eastAsia="es-ES"/>
              </w:rPr>
            </w:rPrChange>
          </w:rPr>
          <w:t>.getCategoria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5" w:author="Carlos Rosales" w:date="2025-07-30T08:20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6" w:author="Carlos Rosales" w:date="2025-07-30T08:20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7" w:author="Carlos Rosales" w:date="2025-07-30T08:20:00Z">
              <w:rPr>
                <w:color w:val="080808"/>
                <w:lang w:val="es-ES" w:eastAsia="es-ES"/>
              </w:rPr>
            </w:rPrChange>
          </w:rPr>
          <w:t>()));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78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479" w:author="Carlos Rosales" w:date="2025-07-30T08:20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480" w:author="Carlos Rosales" w:date="2025-07-30T08:2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481" w:author="Carlos Rosales" w:date="2025-07-30T08:20:00Z">
              <w:rPr>
                <w:lang w:val="es-ES" w:eastAsia="es-ES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82" w:author="Carlos Rosales" w:date="2025-07-30T08:20:00Z">
              <w:rPr>
                <w:color w:val="080808"/>
                <w:lang w:val="es-ES" w:eastAsia="es-ES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83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484" w:author="Carlos Rosales" w:date="2025-07-30T08:20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2E30300" w14:textId="77777777" w:rsidR="00D8717C" w:rsidRPr="00D8717C" w:rsidRDefault="00D8717C">
      <w:pPr>
        <w:ind w:firstLine="0"/>
        <w:rPr>
          <w:ins w:id="5485" w:author="Carlos Rosales" w:date="2025-07-30T07:36:00Z"/>
          <w:lang w:val="es-ES" w:eastAsia="es-ES"/>
          <w:rPrChange w:id="5486" w:author="Carlos Rosales" w:date="2025-07-30T08:20:00Z">
            <w:rPr>
              <w:ins w:id="5487" w:author="Carlos Rosales" w:date="2025-07-30T07:36:00Z"/>
              <w:b/>
              <w:bCs/>
              <w:lang w:val="es-ES" w:eastAsia="es-ES"/>
            </w:rPr>
          </w:rPrChange>
        </w:rPr>
        <w:pPrChange w:id="5488" w:author="Carlos Rosales" w:date="2025-07-30T08:20:00Z">
          <w:pPr>
            <w:pStyle w:val="Prrafodelista"/>
            <w:numPr>
              <w:numId w:val="6"/>
            </w:numPr>
            <w:ind w:hanging="360"/>
          </w:pPr>
        </w:pPrChange>
      </w:pPr>
    </w:p>
    <w:p w14:paraId="1FD681EF" w14:textId="3650AA3B" w:rsidR="00601515" w:rsidRDefault="00601515" w:rsidP="00D8717C">
      <w:pPr>
        <w:ind w:firstLine="0"/>
        <w:rPr>
          <w:ins w:id="5489" w:author="Carlos Rosales" w:date="2025-07-30T08:20:00Z"/>
          <w:lang w:val="es-ES" w:eastAsia="es-ES"/>
        </w:rPr>
      </w:pPr>
      <w:ins w:id="5490" w:author="Carlos Rosales" w:date="2025-07-30T07:36:00Z">
        <w:r w:rsidRPr="00601515">
          <w:rPr>
            <w:noProof/>
            <w:lang w:val="es-ES" w:eastAsia="es-ES"/>
          </w:rPr>
          <w:drawing>
            <wp:inline distT="0" distB="0" distL="0" distR="0" wp14:anchorId="73AAD7B3" wp14:editId="7C21EE87">
              <wp:extent cx="3038899" cy="590632"/>
              <wp:effectExtent l="0" t="0" r="9525" b="0"/>
              <wp:docPr id="843221808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3221808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8899" cy="5906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7153D8" w14:textId="6320DF45" w:rsidR="00D8717C" w:rsidRDefault="00D8717C" w:rsidP="00D8717C">
      <w:pPr>
        <w:pStyle w:val="Prrafodelista"/>
        <w:numPr>
          <w:ilvl w:val="0"/>
          <w:numId w:val="6"/>
        </w:numPr>
        <w:rPr>
          <w:ins w:id="5491" w:author="Carlos Rosales" w:date="2025-07-30T08:22:00Z"/>
          <w:b/>
          <w:bCs/>
          <w:lang w:val="es-ES" w:eastAsia="es-ES"/>
        </w:rPr>
      </w:pPr>
      <w:proofErr w:type="spellStart"/>
      <w:ins w:id="5492" w:author="Carlos Rosales" w:date="2025-07-30T08:22:00Z">
        <w:r>
          <w:rPr>
            <w:b/>
            <w:bCs/>
            <w:lang w:val="es-ES" w:eastAsia="es-ES"/>
          </w:rPr>
          <w:t>Moficicaciones</w:t>
        </w:r>
        <w:proofErr w:type="spellEnd"/>
        <w:r>
          <w:rPr>
            <w:b/>
            <w:bCs/>
            <w:lang w:val="es-ES" w:eastAsia="es-ES"/>
          </w:rPr>
          <w:t xml:space="preserve"> e</w:t>
        </w:r>
      </w:ins>
      <w:ins w:id="5493" w:author="Carlos Rosales" w:date="2025-07-30T08:21:00Z">
        <w:r>
          <w:rPr>
            <w:b/>
            <w:bCs/>
            <w:lang w:val="es-ES" w:eastAsia="es-ES"/>
          </w:rPr>
          <w:t xml:space="preserve">n </w:t>
        </w:r>
        <w:proofErr w:type="spellStart"/>
        <w:r>
          <w:rPr>
            <w:b/>
            <w:bCs/>
            <w:lang w:val="es-ES" w:eastAsia="es-ES"/>
          </w:rPr>
          <w:t>MenuRepositor</w:t>
        </w:r>
      </w:ins>
      <w:ins w:id="5494" w:author="Carlos Rosales" w:date="2025-07-30T08:22:00Z">
        <w:r>
          <w:rPr>
            <w:b/>
            <w:bCs/>
            <w:lang w:val="es-ES" w:eastAsia="es-ES"/>
          </w:rPr>
          <w:t>y</w:t>
        </w:r>
        <w:proofErr w:type="spellEnd"/>
        <w:r>
          <w:rPr>
            <w:b/>
            <w:bCs/>
            <w:lang w:val="es-ES" w:eastAsia="es-ES"/>
          </w:rPr>
          <w:t xml:space="preserve"> se </w:t>
        </w:r>
        <w:proofErr w:type="spellStart"/>
        <w:r>
          <w:rPr>
            <w:b/>
            <w:bCs/>
            <w:lang w:val="es-ES" w:eastAsia="es-ES"/>
          </w:rPr>
          <w:t>agrego</w:t>
        </w:r>
        <w:proofErr w:type="spellEnd"/>
        <w:r>
          <w:rPr>
            <w:b/>
            <w:bCs/>
            <w:lang w:val="es-ES" w:eastAsia="es-ES"/>
          </w:rPr>
          <w:t xml:space="preserve"> a </w:t>
        </w:r>
        <w:proofErr w:type="spellStart"/>
        <w:r>
          <w:rPr>
            <w:b/>
            <w:bCs/>
            <w:lang w:val="es-ES" w:eastAsia="es-ES"/>
          </w:rPr>
          <w:t>Optional</w:t>
        </w:r>
        <w:proofErr w:type="spellEnd"/>
      </w:ins>
    </w:p>
    <w:p w14:paraId="767A2552" w14:textId="77777777" w:rsidR="00D8717C" w:rsidRDefault="00D8717C" w:rsidP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495" w:author="Carlos Rosales" w:date="2025-07-30T08:22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</w:rPr>
      </w:pPr>
      <w:ins w:id="5496" w:author="Carlos Rosales" w:date="2025-07-30T08:22:00Z"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497" w:author="Carlos Rosales" w:date="2025-07-30T08:22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@Repository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498" w:author="Carlos Rosales" w:date="2025-07-30T08:22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499" w:author="Carlos Rosales" w:date="2025-07-30T08:22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public interface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00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MenuRepository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01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02" w:author="Carlos Rosales" w:date="2025-07-30T08:22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extends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03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JpaRepository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04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&lt;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05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06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07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Long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08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&gt; {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09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10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Optional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11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&lt;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12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Menu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13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&gt; </w:t>
        </w:r>
        <w:proofErr w:type="spellStart"/>
        <w:proofErr w:type="gramStart"/>
        <w:r w:rsidRPr="00D8717C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n-US" w:eastAsia="es-ES"/>
            <w14:ligatures w14:val="none"/>
            <w:rPrChange w:id="5514" w:author="Carlos Rosales" w:date="2025-07-30T08:22:00Z">
              <w:rPr>
                <w:rFonts w:ascii="Courier New" w:eastAsia="Times New Roman" w:hAnsi="Courier New" w:cs="Courier New"/>
                <w:color w:val="00627A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findByNombre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15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(</w:t>
        </w:r>
        <w:proofErr w:type="gram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16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17" w:author="Carlos Rosales" w:date="2025-07-30T08:22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18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19" w:author="Carlos Rosales" w:date="2025-07-30T08:22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}</w:t>
        </w:r>
      </w:ins>
    </w:p>
    <w:p w14:paraId="4FDD733E" w14:textId="77777777" w:rsidR="00D8717C" w:rsidRDefault="00D8717C" w:rsidP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520" w:author="Carlos Rosales" w:date="2025-07-30T08:22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</w:rPr>
      </w:pPr>
    </w:p>
    <w:p w14:paraId="64262F43" w14:textId="77777777" w:rsidR="00D8717C" w:rsidRDefault="00D8717C" w:rsidP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521" w:author="Carlos Rosales" w:date="2025-07-30T08:22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</w:rPr>
      </w:pPr>
    </w:p>
    <w:p w14:paraId="619F50BF" w14:textId="6CC0A5D8" w:rsidR="00D8717C" w:rsidRDefault="00D8717C" w:rsidP="00D8717C">
      <w:pPr>
        <w:pStyle w:val="Prrafodelista"/>
        <w:numPr>
          <w:ilvl w:val="0"/>
          <w:numId w:val="6"/>
        </w:numPr>
        <w:rPr>
          <w:ins w:id="5522" w:author="Carlos Rosales" w:date="2025-07-30T08:22:00Z"/>
          <w:b/>
          <w:bCs/>
          <w:lang w:val="en-US" w:eastAsia="es-ES"/>
        </w:rPr>
      </w:pPr>
      <w:proofErr w:type="spellStart"/>
      <w:ins w:id="5523" w:author="Carlos Rosales" w:date="2025-07-30T08:22:00Z">
        <w:r>
          <w:rPr>
            <w:b/>
            <w:bCs/>
            <w:lang w:val="en-US" w:eastAsia="es-ES"/>
          </w:rPr>
          <w:t>MenuDTO</w:t>
        </w:r>
        <w:proofErr w:type="spellEnd"/>
      </w:ins>
    </w:p>
    <w:p w14:paraId="4A5F91F1" w14:textId="77777777" w:rsidR="00D8717C" w:rsidRPr="00D8717C" w:rsidRDefault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524" w:author="Carlos Rosales" w:date="2025-07-30T08:22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  <w:rPrChange w:id="5525" w:author="Carlos Rosales" w:date="2025-07-30T08:23:00Z">
            <w:rPr>
              <w:ins w:id="5526" w:author="Carlos Rosales" w:date="2025-07-30T08:22:00Z"/>
              <w:rFonts w:ascii="Courier New" w:eastAsia="Times New Roman" w:hAnsi="Courier New" w:cs="Courier New"/>
              <w:color w:val="080808"/>
              <w:kern w:val="0"/>
              <w:sz w:val="20"/>
              <w:szCs w:val="20"/>
              <w:lang w:val="es-ES" w:eastAsia="es-ES"/>
              <w14:ligatures w14:val="none"/>
            </w:rPr>
          </w:rPrChange>
        </w:rPr>
        <w:pPrChange w:id="5527" w:author="Carlos Rosales" w:date="2025-07-30T08:23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5528" w:author="Carlos Rosales" w:date="2025-07-30T08:22:00Z"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29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package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30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com.devsoft.orders_api.dto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35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36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37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AllArgsConstructor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3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40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41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42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Builder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4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4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45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46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47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Data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4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4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50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51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52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NoArgsConstructor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5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5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5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5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5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java.math.BigDecimal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5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5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6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lastRenderedPageBreak/>
          <w:br/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61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@Data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62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@NoArgsConstructor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63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@AllArgsConstructor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64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@Builder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565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6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public class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6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MenuDTO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68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6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{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7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7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7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Long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73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id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7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7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7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7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78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7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8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8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8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83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descripcion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8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8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8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8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88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tipo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8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9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9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9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BigDecimal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9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94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precioUnitario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9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59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597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598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599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urlImagen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0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0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02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03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boolean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04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605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disponible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0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0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08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09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CategoriaDTO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10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611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categoriaDTO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1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1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}</w:t>
        </w:r>
      </w:ins>
    </w:p>
    <w:p w14:paraId="7589C256" w14:textId="77777777" w:rsidR="00D8717C" w:rsidRPr="00D8717C" w:rsidRDefault="00D8717C">
      <w:pPr>
        <w:ind w:firstLine="0"/>
        <w:rPr>
          <w:ins w:id="5614" w:author="Carlos Rosales" w:date="2025-07-30T08:22:00Z"/>
          <w:b/>
          <w:bCs/>
          <w:lang w:val="en-US" w:eastAsia="es-ES"/>
          <w:rPrChange w:id="5615" w:author="Carlos Rosales" w:date="2025-07-30T08:22:00Z">
            <w:rPr>
              <w:ins w:id="5616" w:author="Carlos Rosales" w:date="2025-07-30T08:22:00Z"/>
              <w:rFonts w:ascii="Courier New" w:eastAsia="Times New Roman" w:hAnsi="Courier New" w:cs="Courier New"/>
              <w:color w:val="080808"/>
              <w:kern w:val="0"/>
              <w:sz w:val="20"/>
              <w:szCs w:val="20"/>
              <w:lang w:val="es-ES" w:eastAsia="es-ES"/>
              <w14:ligatures w14:val="none"/>
            </w:rPr>
          </w:rPrChange>
        </w:rPr>
        <w:pPrChange w:id="5617" w:author="Carlos Rosales" w:date="2025-07-30T08:22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1D938B58" w14:textId="77777777" w:rsidR="00D8717C" w:rsidRPr="00D8717C" w:rsidRDefault="00D8717C">
      <w:pPr>
        <w:ind w:firstLine="0"/>
        <w:rPr>
          <w:ins w:id="5618" w:author="Carlos Rosales" w:date="2025-07-30T07:25:00Z"/>
          <w:b/>
          <w:bCs/>
          <w:lang w:val="en-US" w:eastAsia="es-ES"/>
          <w:rPrChange w:id="5619" w:author="Carlos Rosales" w:date="2025-07-30T08:22:00Z">
            <w:rPr>
              <w:ins w:id="5620" w:author="Carlos Rosales" w:date="2025-07-30T07:25:00Z"/>
              <w:color w:val="080808"/>
              <w:lang w:val="es-ES" w:eastAsia="es-ES"/>
            </w:rPr>
          </w:rPrChange>
        </w:rPr>
        <w:pPrChange w:id="5621" w:author="Carlos Rosales" w:date="2025-07-30T08:22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569378EA" w14:textId="78C64FF9" w:rsidR="00344164" w:rsidRPr="00D8717C" w:rsidRDefault="00D8717C" w:rsidP="00D8717C">
      <w:pPr>
        <w:pStyle w:val="Prrafodelista"/>
        <w:numPr>
          <w:ilvl w:val="0"/>
          <w:numId w:val="6"/>
        </w:numPr>
        <w:rPr>
          <w:ins w:id="5622" w:author="Carlos Rosales" w:date="2025-07-30T08:23:00Z"/>
          <w:lang w:val="en-US" w:eastAsia="es-ES"/>
          <w:rPrChange w:id="5623" w:author="Carlos Rosales" w:date="2025-07-30T08:23:00Z">
            <w:rPr>
              <w:ins w:id="5624" w:author="Carlos Rosales" w:date="2025-07-30T08:23:00Z"/>
              <w:b/>
              <w:bCs/>
              <w:lang w:val="en-US" w:eastAsia="es-ES"/>
            </w:rPr>
          </w:rPrChange>
        </w:rPr>
      </w:pPr>
      <w:ins w:id="5625" w:author="Carlos Rosales" w:date="2025-07-30T08:23:00Z">
        <w:r>
          <w:rPr>
            <w:b/>
            <w:bCs/>
            <w:lang w:val="en-US" w:eastAsia="es-ES"/>
          </w:rPr>
          <w:t>Menu.java</w:t>
        </w:r>
      </w:ins>
    </w:p>
    <w:p w14:paraId="5D06AA8D" w14:textId="77777777" w:rsidR="00D8717C" w:rsidRPr="00D8717C" w:rsidRDefault="00D87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626" w:author="Carlos Rosales" w:date="2025-07-30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n-US" w:eastAsia="es-ES"/>
          <w14:ligatures w14:val="none"/>
          <w:rPrChange w:id="5627" w:author="Carlos Rosales" w:date="2025-07-30T08:23:00Z">
            <w:rPr>
              <w:ins w:id="5628" w:author="Carlos Rosales" w:date="2025-07-30T08:23:00Z"/>
              <w:rFonts w:ascii="Courier New" w:eastAsia="Times New Roman" w:hAnsi="Courier New" w:cs="Courier New"/>
              <w:color w:val="080808"/>
              <w:kern w:val="0"/>
              <w:sz w:val="20"/>
              <w:szCs w:val="20"/>
              <w:lang w:val="es-ES" w:eastAsia="es-ES"/>
              <w14:ligatures w14:val="none"/>
            </w:rPr>
          </w:rPrChange>
        </w:rPr>
        <w:pPrChange w:id="5629" w:author="Carlos Rosales" w:date="2025-07-30T08:23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5630" w:author="Carlos Rosales" w:date="2025-07-30T08:23:00Z"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3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package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3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com.devsoft.orders_api.entities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3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3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3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3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3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jakarta.persistence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38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.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3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*;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4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4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4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43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AllArgsConstructor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4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4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4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4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48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Getter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4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5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5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5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53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NoArgsConstructor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5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5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5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57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lombok.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58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Setter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5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6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6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62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6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java.io.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64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Serial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6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6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67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68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java.io.Serializable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6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7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7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import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7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java.math.BigDecimal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7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7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7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76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@Setter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77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@Getter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78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@NoArgsConstructor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79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@AllArgsConstructor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80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@Entity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81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@Table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8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683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"menus"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8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schema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685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"public"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8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catalog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687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"orders"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8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8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90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public class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91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Menu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92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implements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69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Serializable 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9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{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69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96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@Serial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697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698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static final long 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n-US" w:eastAsia="es-ES"/>
            <w14:ligatures w14:val="none"/>
            <w:rPrChange w:id="5699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serialVersionUID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n-US" w:eastAsia="es-ES"/>
            <w14:ligatures w14:val="none"/>
            <w:rPrChange w:id="5700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0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02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1L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0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0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05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@Id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06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@GeneratedValue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0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(strategy =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08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GenerationType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0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.</w:t>
        </w:r>
        <w:r w:rsidRPr="00D8717C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n-US" w:eastAsia="es-ES"/>
            <w14:ligatures w14:val="none"/>
            <w:rPrChange w:id="5710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IDENTITY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1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1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13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14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Long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715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id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1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1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18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1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20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21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nombre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22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2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24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false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2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length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26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80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2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2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29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30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731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nombre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3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3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34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3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36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37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descripcion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38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3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40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false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4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length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42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100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4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4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45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46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747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descripcion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4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4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50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5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52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53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tipo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54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5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5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false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5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length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58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1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5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6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6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6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763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tipo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6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; </w:t>
        </w:r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n-US" w:eastAsia="es-ES"/>
            <w14:ligatures w14:val="none"/>
            <w:rPrChange w:id="5765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//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n-US" w:eastAsia="es-ES"/>
            <w14:ligatures w14:val="none"/>
            <w:rPrChange w:id="5766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Producto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n-US" w:eastAsia="es-ES"/>
            <w14:ligatures w14:val="none"/>
            <w:rPrChange w:id="5767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o </w:t>
        </w:r>
        <w:proofErr w:type="spellStart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n-US" w:eastAsia="es-ES"/>
            <w14:ligatures w14:val="none"/>
            <w:rPrChange w:id="5768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Platillo</w:t>
        </w:r>
        <w:proofErr w:type="spellEnd"/>
        <w:r w:rsidRPr="00D8717C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n-US" w:eastAsia="es-ES"/>
            <w14:ligatures w14:val="none"/>
            <w:rPrChange w:id="5769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C8C8C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70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71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72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"precio_unitario"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7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74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false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7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precision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76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8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7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scale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78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2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7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8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8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8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BigDecimal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78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784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precioUnitario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8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8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787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8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89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90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url_imagen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791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9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93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true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9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length = </w:t>
        </w:r>
        <w:r w:rsidRPr="00D8717C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n-US" w:eastAsia="es-ES"/>
            <w14:ligatures w14:val="none"/>
            <w:rPrChange w:id="5795" w:author="Carlos Rosales" w:date="2025-07-30T08:23:00Z">
              <w:rPr>
                <w:rFonts w:ascii="Courier New" w:eastAsia="Times New Roman" w:hAnsi="Courier New" w:cs="Courier New"/>
                <w:color w:val="1750EB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100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9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9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79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lastRenderedPageBreak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799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800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String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801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urlImagen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804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06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"disponible"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8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columnDefinition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0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10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11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boolean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12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default true"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1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1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815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816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boolean</w:t>
        </w:r>
        <w:proofErr w:type="spellEnd"/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817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818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disponible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1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821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@ManyToOne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2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(fetch =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82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FetchType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.</w:t>
        </w:r>
        <w:r w:rsidRPr="00D8717C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n-US" w:eastAsia="es-ES"/>
            <w14:ligatures w14:val="none"/>
            <w:rPrChange w:id="5825" w:author="Carlos Rosales" w:date="2025-07-30T08:23:00Z">
              <w:rPr>
                <w:rFonts w:ascii="Courier New" w:eastAsia="Times New Roman" w:hAnsi="Courier New" w:cs="Courier New"/>
                <w:i/>
                <w:iCs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LAZY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n-US" w:eastAsia="es-ES"/>
            <w14:ligatures w14:val="none"/>
            <w:rPrChange w:id="5828" w:author="Carlos Rosales" w:date="2025-07-30T08:23:00Z">
              <w:rPr>
                <w:rFonts w:ascii="Courier New" w:eastAsia="Times New Roman" w:hAnsi="Courier New" w:cs="Courier New"/>
                <w:color w:val="9E880D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@JoinColumn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2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(name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30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proofErr w:type="spellStart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31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categoria_id</w:t>
        </w:r>
        <w:proofErr w:type="spellEnd"/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32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33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</w:t>
        </w:r>
        <w:proofErr w:type="spellStart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34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referencedColumnName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3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= </w:t>
        </w:r>
        <w:r w:rsidRPr="00D8717C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n-US" w:eastAsia="es-ES"/>
            <w14:ligatures w14:val="none"/>
            <w:rPrChange w:id="5836" w:author="Carlos Rosales" w:date="2025-07-30T08:23:00Z">
              <w:rPr>
                <w:rFonts w:ascii="Courier New" w:eastAsia="Times New Roman" w:hAnsi="Courier New" w:cs="Courier New"/>
                <w:color w:val="067D17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"id"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37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, nullable =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838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false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39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)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40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 xml:space="preserve">    </w:t>
        </w:r>
        <w:r w:rsidRPr="00D8717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n-US" w:eastAsia="es-ES"/>
            <w14:ligatures w14:val="none"/>
            <w:rPrChange w:id="5841" w:author="Carlos Rosales" w:date="2025-07-30T08:23:00Z">
              <w:rPr>
                <w:rFonts w:ascii="Courier New" w:eastAsia="Times New Roman" w:hAnsi="Courier New" w:cs="Courier New"/>
                <w:color w:val="0033B3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private </w:t>
        </w:r>
        <w:proofErr w:type="spellStart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842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</w:t>
        </w:r>
        <w:proofErr w:type="spellEnd"/>
        <w:r w:rsidRPr="00D8717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n-US" w:eastAsia="es-ES"/>
            <w14:ligatures w14:val="none"/>
            <w:rPrChange w:id="5843" w:author="Carlos Rosales" w:date="2025-07-30T08:23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 xml:space="preserve"> </w:t>
        </w:r>
        <w:proofErr w:type="spellStart"/>
        <w:r w:rsidRPr="00D8717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n-US" w:eastAsia="es-ES"/>
            <w14:ligatures w14:val="none"/>
            <w:rPrChange w:id="5844" w:author="Carlos Rosales" w:date="2025-07-30T08:23:00Z">
              <w:rPr>
                <w:rFonts w:ascii="Courier New" w:eastAsia="Times New Roman" w:hAnsi="Courier New" w:cs="Courier New"/>
                <w:color w:val="871094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categoria</w:t>
        </w:r>
        <w:proofErr w:type="spellEnd"/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45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;</w:t>
        </w:r>
        <w:r w:rsidRPr="00D8717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n-US" w:eastAsia="es-ES"/>
            <w14:ligatures w14:val="none"/>
            <w:rPrChange w:id="5846" w:author="Carlos Rosales" w:date="2025-07-30T08:23:00Z">
              <w:rPr>
                <w:rFonts w:ascii="Courier New" w:eastAsia="Times New Roman" w:hAnsi="Courier New" w:cs="Courier New"/>
                <w:color w:val="080808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br/>
          <w:t>}</w:t>
        </w:r>
      </w:ins>
    </w:p>
    <w:p w14:paraId="31B10131" w14:textId="77777777" w:rsidR="00D8717C" w:rsidRDefault="00D8717C" w:rsidP="00D8717C">
      <w:pPr>
        <w:ind w:firstLine="0"/>
        <w:rPr>
          <w:ins w:id="5847" w:author="Carlos Rosales" w:date="2025-07-30T08:23:00Z"/>
          <w:lang w:val="en-US" w:eastAsia="es-ES"/>
        </w:rPr>
      </w:pPr>
    </w:p>
    <w:p w14:paraId="55CD07E6" w14:textId="202FC750" w:rsidR="004F27E3" w:rsidRPr="004F27E3" w:rsidRDefault="004F27E3" w:rsidP="004F27E3">
      <w:pPr>
        <w:pStyle w:val="Prrafodelista"/>
        <w:numPr>
          <w:ilvl w:val="0"/>
          <w:numId w:val="6"/>
        </w:numPr>
        <w:rPr>
          <w:ins w:id="5848" w:author="Carlos Rosales" w:date="2025-07-30T09:31:00Z"/>
          <w:lang w:val="en-US" w:eastAsia="es-ES"/>
          <w:rPrChange w:id="5849" w:author="Carlos Rosales" w:date="2025-07-30T09:31:00Z">
            <w:rPr>
              <w:ins w:id="5850" w:author="Carlos Rosales" w:date="2025-07-30T09:31:00Z"/>
              <w:b/>
              <w:bCs/>
              <w:lang w:eastAsia="es-ES"/>
            </w:rPr>
          </w:rPrChange>
        </w:rPr>
      </w:pPr>
      <w:ins w:id="5851" w:author="Carlos Rosales" w:date="2025-07-30T09:31:00Z">
        <w:r>
          <w:rPr>
            <w:b/>
            <w:bCs/>
            <w:lang w:eastAsia="es-ES"/>
          </w:rPr>
          <w:t xml:space="preserve">Cambios en </w:t>
        </w:r>
        <w:proofErr w:type="spellStart"/>
        <w:r>
          <w:rPr>
            <w:b/>
            <w:bCs/>
            <w:lang w:eastAsia="es-ES"/>
          </w:rPr>
          <w:t>MenuMapper</w:t>
        </w:r>
        <w:proofErr w:type="spellEnd"/>
        <w:r>
          <w:rPr>
            <w:b/>
            <w:bCs/>
            <w:lang w:eastAsia="es-ES"/>
          </w:rPr>
          <w:t>:</w:t>
        </w:r>
      </w:ins>
    </w:p>
    <w:p w14:paraId="2B8D46EC" w14:textId="77777777" w:rsidR="00501C8B" w:rsidRPr="00501C8B" w:rsidRDefault="00501C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5852" w:author="Carlos Rosales" w:date="2025-08-01T07:11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5853" w:author="Carlos Rosales" w:date="2025-08-01T07:11:00Z">
            <w:rPr>
              <w:ins w:id="5854" w:author="Carlos Rosales" w:date="2025-08-01T07:11:00Z"/>
              <w:color w:val="080808"/>
              <w:lang w:val="es-ES" w:eastAsia="es-ES"/>
            </w:rPr>
          </w:rPrChange>
        </w:rPr>
        <w:pPrChange w:id="5855" w:author="Carlos Rosales" w:date="2025-08-01T07:11:00Z">
          <w:pPr>
            <w:pStyle w:val="Prrafodelista"/>
            <w:numPr>
              <w:numId w:val="6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5856" w:author="Carlos Rosales" w:date="2025-08-01T07:11:00Z"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57" w:author="Carlos Rosales" w:date="2025-08-01T07:11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58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59" w:author="Carlos Rosales" w:date="2025-08-01T07:11:00Z">
              <w:rPr>
                <w:lang w:val="es-ES" w:eastAsia="es-ES"/>
              </w:rPr>
            </w:rPrChange>
          </w:rPr>
          <w:t>com.devsoft.orders_api.utils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60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61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62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63" w:author="Carlos Rosales" w:date="2025-08-01T07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64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65" w:author="Carlos Rosales" w:date="2025-08-01T07:11:00Z">
              <w:rPr>
                <w:lang w:val="es-ES" w:eastAsia="es-ES"/>
              </w:rPr>
            </w:rPrChange>
          </w:rPr>
          <w:t>com.devsoft.orders_api.dto.CategoriaDTO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66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67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68" w:author="Carlos Rosales" w:date="2025-08-01T07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69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70" w:author="Carlos Rosales" w:date="2025-08-01T07:11:00Z">
              <w:rPr>
                <w:lang w:val="es-ES" w:eastAsia="es-ES"/>
              </w:rPr>
            </w:rPrChange>
          </w:rPr>
          <w:t>com.devsoft.orders_api.dto.MenuDTO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71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72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73" w:author="Carlos Rosales" w:date="2025-08-01T07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74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75" w:author="Carlos Rosales" w:date="2025-08-01T07:11:00Z">
              <w:rPr>
                <w:lang w:val="es-ES" w:eastAsia="es-ES"/>
              </w:rPr>
            </w:rPrChange>
          </w:rPr>
          <w:t>com.devsoft.orders_api.entities.Categoria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76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77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78" w:author="Carlos Rosales" w:date="2025-08-01T07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79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80" w:author="Carlos Rosales" w:date="2025-08-01T07:11:00Z">
              <w:rPr>
                <w:lang w:val="es-ES" w:eastAsia="es-ES"/>
              </w:rPr>
            </w:rPrChange>
          </w:rPr>
          <w:t>com.devsoft.orders_api.entities.Menu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81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82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83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84" w:author="Carlos Rosales" w:date="2025-08-01T07:1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85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86" w:author="Carlos Rosales" w:date="2025-08-01T07:11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87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88" w:author="Carlos Rosales" w:date="2025-08-01T07:11:00Z">
              <w:rPr>
                <w:lang w:val="es-ES" w:eastAsia="es-ES"/>
              </w:rPr>
            </w:rPrChange>
          </w:rPr>
          <w:t>MenuMapper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89" w:author="Carlos Rosales" w:date="2025-08-01T07:11:00Z">
              <w:rPr>
                <w:lang w:val="es-ES" w:eastAsia="es-ES"/>
              </w:rPr>
            </w:rPrChange>
          </w:rPr>
          <w:t xml:space="preserve"> 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90" w:author="Carlos Rosales" w:date="2025-08-01T07:11:00Z">
              <w:rPr>
                <w:color w:val="080808"/>
                <w:lang w:val="es-ES" w:eastAsia="es-ES"/>
              </w:rPr>
            </w:rPrChange>
          </w:rPr>
          <w:t>{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91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892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93" w:author="Carlos Rosales" w:date="2025-08-01T07:1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94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95" w:author="Carlos Rosales" w:date="2025-08-01T07:11:00Z">
              <w:rPr>
                <w:color w:val="0033B3"/>
                <w:lang w:val="es-ES" w:eastAsia="es-ES"/>
              </w:rPr>
            </w:rPrChange>
          </w:rPr>
          <w:t>static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896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97" w:author="Carlos Rosales" w:date="2025-08-01T07:11:00Z">
              <w:rPr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898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5899" w:author="Carlos Rosales" w:date="2025-08-01T07:11:00Z">
              <w:rPr>
                <w:color w:val="00627A"/>
                <w:lang w:val="es-ES" w:eastAsia="es-ES"/>
              </w:rPr>
            </w:rPrChange>
          </w:rPr>
          <w:t>toDTO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00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01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02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03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04" w:author="Carlos Rosales" w:date="2025-08-01T07:11:00Z">
              <w:rPr>
                <w:color w:val="080808"/>
                <w:lang w:val="es-ES" w:eastAsia="es-ES"/>
              </w:rPr>
            </w:rPrChange>
          </w:rPr>
          <w:t>){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05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06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07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08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Metodo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09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0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conveertir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1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una entidad 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2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3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a un DTO 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4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15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16" w:author="Carlos Rosales" w:date="2025-08-01T07:11:00Z">
              <w:rPr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17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18" w:author="Carlos Rosales" w:date="2025-08-01T07:11:00Z">
              <w:rPr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19" w:author="Carlos Rosales" w:date="2025-08-01T07:11:00Z">
              <w:rPr>
                <w:lang w:val="es-ES" w:eastAsia="es-ES"/>
              </w:rPr>
            </w:rPrChange>
          </w:rPr>
          <w:t xml:space="preserve"> 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0" w:author="Carlos Rosales" w:date="2025-08-01T07:11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921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2" w:author="Carlos Rosales" w:date="2025-08-01T07:11:00Z">
              <w:rPr>
                <w:color w:val="080808"/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3" w:author="Carlos Rosales" w:date="2025-08-01T07:11:00Z">
              <w:rPr>
                <w:color w:val="080808"/>
                <w:lang w:val="es-ES" w:eastAsia="es-ES"/>
              </w:rPr>
            </w:rPrChange>
          </w:rPr>
          <w:t>();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4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25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6" w:author="Carlos Rosales" w:date="2025-08-01T07:11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7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28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29" w:author="Carlos Rosales" w:date="2025-08-01T07:11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0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1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32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3" w:author="Carlos Rosales" w:date="2025-08-01T07:11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4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35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6" w:author="Carlos Rosales" w:date="2025-08-01T07:11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7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38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39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0" w:author="Carlos Rosales" w:date="2025-08-01T07:11:00Z">
              <w:rPr>
                <w:color w:val="080808"/>
                <w:lang w:val="es-ES" w:eastAsia="es-ES"/>
              </w:rPr>
            </w:rPrChange>
          </w:rPr>
          <w:t>.setDescripcion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1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42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3" w:author="Carlos Rosales" w:date="2025-08-01T07:11:00Z">
              <w:rPr>
                <w:color w:val="080808"/>
                <w:lang w:val="es-ES" w:eastAsia="es-ES"/>
              </w:rPr>
            </w:rPrChange>
          </w:rPr>
          <w:t>.getDescripcion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4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5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46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7" w:author="Carlos Rosales" w:date="2025-08-01T07:11:00Z">
              <w:rPr>
                <w:color w:val="080808"/>
                <w:lang w:val="es-ES" w:eastAsia="es-ES"/>
              </w:rPr>
            </w:rPrChange>
          </w:rPr>
          <w:t>.setTipo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48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49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0" w:author="Carlos Rosales" w:date="2025-08-01T07:11:00Z">
              <w:rPr>
                <w:color w:val="080808"/>
                <w:lang w:val="es-ES" w:eastAsia="es-ES"/>
              </w:rPr>
            </w:rPrChange>
          </w:rPr>
          <w:t>.getTipo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1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2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53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4" w:author="Carlos Rosales" w:date="2025-08-01T07:11:00Z">
              <w:rPr>
                <w:color w:val="080808"/>
                <w:lang w:val="es-ES" w:eastAsia="es-ES"/>
              </w:rPr>
            </w:rPrChange>
          </w:rPr>
          <w:t>.setPrecioUnitario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5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56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7" w:author="Carlos Rosales" w:date="2025-08-01T07:11:00Z">
              <w:rPr>
                <w:color w:val="080808"/>
                <w:lang w:val="es-ES" w:eastAsia="es-ES"/>
              </w:rPr>
            </w:rPrChange>
          </w:rPr>
          <w:t>.getPrecioUnitario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8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59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60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1" w:author="Carlos Rosales" w:date="2025-08-01T07:11:00Z">
              <w:rPr>
                <w:color w:val="080808"/>
                <w:lang w:val="es-ES" w:eastAsia="es-ES"/>
              </w:rPr>
            </w:rPrChange>
          </w:rPr>
          <w:t>.setUrlImagen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2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63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4" w:author="Carlos Rosales" w:date="2025-08-01T07:11:00Z">
              <w:rPr>
                <w:color w:val="080808"/>
                <w:lang w:val="es-ES" w:eastAsia="es-ES"/>
              </w:rPr>
            </w:rPrChange>
          </w:rPr>
          <w:t>.getUrlImagen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5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6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67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8" w:author="Carlos Rosales" w:date="2025-08-01T07:11:00Z">
              <w:rPr>
                <w:color w:val="080808"/>
                <w:lang w:val="es-ES" w:eastAsia="es-ES"/>
              </w:rPr>
            </w:rPrChange>
          </w:rPr>
          <w:t>.setDisponible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69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70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1" w:author="Carlos Rosales" w:date="2025-08-01T07:11:00Z">
              <w:rPr>
                <w:color w:val="080808"/>
                <w:lang w:val="es-ES" w:eastAsia="es-ES"/>
              </w:rPr>
            </w:rPrChange>
          </w:rPr>
          <w:t>.isDisponible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2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3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74" w:author="Carlos Rosales" w:date="2025-08-01T07:11:00Z">
              <w:rPr>
                <w:lang w:val="es-ES" w:eastAsia="es-ES"/>
              </w:rPr>
            </w:rPrChange>
          </w:rPr>
          <w:t>menuDTO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5" w:author="Carlos Rosales" w:date="2025-08-01T07:11:00Z">
              <w:rPr>
                <w:color w:val="080808"/>
                <w:lang w:val="es-ES" w:eastAsia="es-ES"/>
              </w:rPr>
            </w:rPrChange>
          </w:rPr>
          <w:t>.setCategoriaDTO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6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977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8" w:author="Carlos Rosales" w:date="2025-08-01T07:11:00Z">
              <w:rPr>
                <w:color w:val="080808"/>
                <w:lang w:val="es-ES" w:eastAsia="es-ES"/>
              </w:rPr>
            </w:rPrChange>
          </w:rPr>
          <w:t>CategoriaDTO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79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80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1" w:author="Carlos Rosales" w:date="2025-08-01T07:11:00Z">
              <w:rPr>
                <w:color w:val="080808"/>
                <w:lang w:val="es-ES" w:eastAsia="es-ES"/>
              </w:rPr>
            </w:rPrChange>
          </w:rPr>
          <w:t>.getCategoria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2" w:author="Carlos Rosales" w:date="2025-08-01T07:1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3" w:author="Carlos Rosales" w:date="2025-08-01T07:1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4" w:author="Carlos Rosales" w:date="2025-08-01T07:11:00Z">
              <w:rPr>
                <w:color w:val="080808"/>
                <w:lang w:val="es-ES" w:eastAsia="es-ES"/>
              </w:rPr>
            </w:rPrChange>
          </w:rPr>
          <w:t>(),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5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86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7" w:author="Carlos Rosales" w:date="2025-08-01T07:11:00Z">
              <w:rPr>
                <w:color w:val="080808"/>
                <w:lang w:val="es-ES" w:eastAsia="es-ES"/>
              </w:rPr>
            </w:rPrChange>
          </w:rPr>
          <w:t>.getCategoria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8" w:author="Carlos Rosales" w:date="2025-08-01T07:1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89" w:author="Carlos Rosales" w:date="2025-08-01T07:11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0" w:author="Carlos Rosales" w:date="2025-08-01T07:11:00Z">
              <w:rPr>
                <w:color w:val="080808"/>
                <w:lang w:val="es-ES" w:eastAsia="es-ES"/>
              </w:rPr>
            </w:rPrChange>
          </w:rPr>
          <w:t>()));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1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992" w:author="Carlos Rosales" w:date="2025-08-01T07:1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5993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5994" w:author="Carlos Rosales" w:date="2025-08-01T07:11:00Z">
              <w:rPr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5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6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7" w:author="Carlos Rosales" w:date="2025-08-01T07:11:00Z">
              <w:rPr>
                <w:color w:val="080808"/>
                <w:lang w:val="es-ES" w:eastAsia="es-ES"/>
              </w:rPr>
            </w:rPrChange>
          </w:rPr>
          <w:br/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5998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501C8B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5999" w:author="Carlos Rosales" w:date="2025-08-01T07:11:00Z">
              <w:rPr>
                <w:i/>
                <w:iCs/>
                <w:color w:val="8C8C8C"/>
                <w:lang w:val="es-ES" w:eastAsia="es-ES"/>
              </w:rPr>
            </w:rPrChange>
          </w:rPr>
          <w:t>// Mé</w:t>
        </w:r>
        <w:r w:rsidRPr="00501C8B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6000" w:author="Carlos Rosales" w:date="2025-08-01T07:11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para convertir 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6001" w:author="Carlos Rosales" w:date="2025-08-01T07:11:00Z">
              <w:rPr>
                <w:i/>
                <w:iCs/>
                <w:color w:val="008DDE"/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6002" w:author="Carlos Rosales" w:date="2025-08-01T07:11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 a una entidad </w:t>
        </w:r>
        <w:proofErr w:type="spellStart"/>
        <w:r w:rsidRPr="00501C8B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6003" w:author="Carlos Rosales" w:date="2025-08-01T07:11:00Z">
              <w:rPr>
                <w:i/>
                <w:iCs/>
                <w:color w:val="008DDE"/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6004" w:author="Carlos Rosales" w:date="2025-08-01T07:11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05" w:author="Carlos Rosales" w:date="2025-08-01T07:1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06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07" w:author="Carlos Rosales" w:date="2025-08-01T07:11:00Z">
              <w:rPr>
                <w:color w:val="0033B3"/>
                <w:lang w:val="es-ES" w:eastAsia="es-ES"/>
              </w:rPr>
            </w:rPrChange>
          </w:rPr>
          <w:t>static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08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09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0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6011" w:author="Carlos Rosales" w:date="2025-08-01T07:11:00Z">
              <w:rPr>
                <w:color w:val="00627A"/>
                <w:lang w:val="es-ES" w:eastAsia="es-ES"/>
              </w:rPr>
            </w:rPrChange>
          </w:rPr>
          <w:t>toEntity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12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3" w:author="Carlos Rosales" w:date="2025-08-01T07:11:00Z">
              <w:rPr>
                <w:lang w:val="es-ES" w:eastAsia="es-ES"/>
              </w:rPr>
            </w:rPrChange>
          </w:rPr>
          <w:t>MenuDTO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4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5" w:author="Carlos Rosales" w:date="2025-08-01T07:11:00Z">
              <w:rPr>
                <w:lang w:val="es-ES" w:eastAsia="es-ES"/>
              </w:rPr>
            </w:rPrChange>
          </w:rPr>
          <w:t>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16" w:author="Carlos Rosales" w:date="2025-08-01T07:11:00Z">
              <w:rPr>
                <w:color w:val="080808"/>
                <w:lang w:val="es-ES" w:eastAsia="es-ES"/>
              </w:rPr>
            </w:rPrChange>
          </w:rPr>
          <w:t>){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17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8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19" w:author="Carlos Rosales" w:date="2025-08-01T07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20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21" w:author="Carlos Rosales" w:date="2025-08-01T07:11:00Z">
              <w:rPr>
                <w:lang w:val="es-ES" w:eastAsia="es-ES"/>
              </w:rPr>
            </w:rPrChange>
          </w:rPr>
          <w:t xml:space="preserve"> 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2" w:author="Carlos Rosales" w:date="2025-08-01T07:11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23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4" w:author="Carlos Rosales" w:date="2025-08-01T07:11:00Z">
              <w:rPr>
                <w:color w:val="080808"/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5" w:author="Carlos Rosales" w:date="2025-08-01T07:11:00Z">
              <w:rPr>
                <w:color w:val="080808"/>
                <w:lang w:val="es-ES" w:eastAsia="es-ES"/>
              </w:rPr>
            </w:rPrChange>
          </w:rPr>
          <w:t>();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6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27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8" w:author="Carlos Rosales" w:date="2025-08-01T07:11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29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30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1" w:author="Carlos Rosales" w:date="2025-08-01T07:11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2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3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34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5" w:author="Carlos Rosales" w:date="2025-08-01T07:11:00Z">
              <w:rPr>
                <w:color w:val="080808"/>
                <w:lang w:val="es-ES" w:eastAsia="es-ES"/>
              </w:rPr>
            </w:rPrChange>
          </w:rPr>
          <w:t>.setNombre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6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37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8" w:author="Carlos Rosales" w:date="2025-08-01T07:11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39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0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41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2" w:author="Carlos Rosales" w:date="2025-08-01T07:11:00Z">
              <w:rPr>
                <w:color w:val="080808"/>
                <w:lang w:val="es-ES" w:eastAsia="es-ES"/>
              </w:rPr>
            </w:rPrChange>
          </w:rPr>
          <w:t>.setDescripcion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3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44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5" w:author="Carlos Rosales" w:date="2025-08-01T07:11:00Z">
              <w:rPr>
                <w:color w:val="080808"/>
                <w:lang w:val="es-ES" w:eastAsia="es-ES"/>
              </w:rPr>
            </w:rPrChange>
          </w:rPr>
          <w:t>.getDescripcion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6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7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48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49" w:author="Carlos Rosales" w:date="2025-08-01T07:11:00Z">
              <w:rPr>
                <w:color w:val="080808"/>
                <w:lang w:val="es-ES" w:eastAsia="es-ES"/>
              </w:rPr>
            </w:rPrChange>
          </w:rPr>
          <w:t>.setTipo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0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51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2" w:author="Carlos Rosales" w:date="2025-08-01T07:11:00Z">
              <w:rPr>
                <w:color w:val="080808"/>
                <w:lang w:val="es-ES" w:eastAsia="es-ES"/>
              </w:rPr>
            </w:rPrChange>
          </w:rPr>
          <w:t>.getTipo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3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4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55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6" w:author="Carlos Rosales" w:date="2025-08-01T07:11:00Z">
              <w:rPr>
                <w:color w:val="080808"/>
                <w:lang w:val="es-ES" w:eastAsia="es-ES"/>
              </w:rPr>
            </w:rPrChange>
          </w:rPr>
          <w:t>.setPrecioUnitario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7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58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59" w:author="Carlos Rosales" w:date="2025-08-01T07:11:00Z">
              <w:rPr>
                <w:color w:val="080808"/>
                <w:lang w:val="es-ES" w:eastAsia="es-ES"/>
              </w:rPr>
            </w:rPrChange>
          </w:rPr>
          <w:t>.getPrecioUnitario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0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1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62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3" w:author="Carlos Rosales" w:date="2025-08-01T07:11:00Z">
              <w:rPr>
                <w:color w:val="080808"/>
                <w:lang w:val="es-ES" w:eastAsia="es-ES"/>
              </w:rPr>
            </w:rPrChange>
          </w:rPr>
          <w:t>.setUrlImagen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4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65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6" w:author="Carlos Rosales" w:date="2025-08-01T07:11:00Z">
              <w:rPr>
                <w:color w:val="080808"/>
                <w:lang w:val="es-ES" w:eastAsia="es-ES"/>
              </w:rPr>
            </w:rPrChange>
          </w:rPr>
          <w:t>.getUrlImagen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7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68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69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0" w:author="Carlos Rosales" w:date="2025-08-01T07:11:00Z">
              <w:rPr>
                <w:color w:val="080808"/>
                <w:lang w:val="es-ES" w:eastAsia="es-ES"/>
              </w:rPr>
            </w:rPrChange>
          </w:rPr>
          <w:t>.setDisponible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1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72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3" w:author="Carlos Rosales" w:date="2025-08-01T07:11:00Z">
              <w:rPr>
                <w:color w:val="080808"/>
                <w:lang w:val="es-ES" w:eastAsia="es-ES"/>
              </w:rPr>
            </w:rPrChange>
          </w:rPr>
          <w:t>.isDisponible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4" w:author="Carlos Rosales" w:date="2025-08-01T07:11:00Z">
              <w:rPr>
                <w:color w:val="080808"/>
                <w:lang w:val="es-ES" w:eastAsia="es-ES"/>
              </w:rPr>
            </w:rPrChange>
          </w:rPr>
          <w:t>());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5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76" w:author="Carlos Rosales" w:date="2025-08-01T07:11:00Z">
              <w:rPr>
                <w:lang w:val="es-ES" w:eastAsia="es-ES"/>
              </w:rPr>
            </w:rPrChange>
          </w:rPr>
          <w:t>menu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7" w:author="Carlos Rosales" w:date="2025-08-01T07:11:00Z">
              <w:rPr>
                <w:color w:val="080808"/>
                <w:lang w:val="es-ES" w:eastAsia="es-ES"/>
              </w:rPr>
            </w:rPrChange>
          </w:rPr>
          <w:t>.setCategoria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78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79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0" w:author="Carlos Rosales" w:date="2025-08-01T07:11:00Z">
              <w:rPr>
                <w:color w:val="080808"/>
                <w:lang w:val="es-ES" w:eastAsia="es-ES"/>
              </w:rPr>
            </w:rPrChange>
          </w:rPr>
          <w:t>Categoria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1" w:author="Carlos Rosales" w:date="2025-08-01T07:1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82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3" w:author="Carlos Rosales" w:date="2025-08-01T07:11:00Z">
              <w:rPr>
                <w:color w:val="080808"/>
                <w:lang w:val="es-ES" w:eastAsia="es-ES"/>
              </w:rPr>
            </w:rPrChange>
          </w:rPr>
          <w:t>.getCategoriaDTO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4" w:author="Carlos Rosales" w:date="2025-08-01T07:1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5" w:author="Carlos Rosales" w:date="2025-08-01T07:1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6" w:author="Carlos Rosales" w:date="2025-08-01T07:11:00Z">
              <w:rPr>
                <w:color w:val="080808"/>
                <w:lang w:val="es-ES" w:eastAsia="es-ES"/>
              </w:rPr>
            </w:rPrChange>
          </w:rPr>
          <w:t>(),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7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88" w:author="Carlos Rosales" w:date="2025-08-01T07:11:00Z">
              <w:rPr>
                <w:lang w:val="es-ES" w:eastAsia="es-ES"/>
              </w:rPr>
            </w:rPrChange>
          </w:rPr>
          <w:t>dto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89" w:author="Carlos Rosales" w:date="2025-08-01T07:11:00Z">
              <w:rPr>
                <w:color w:val="080808"/>
                <w:lang w:val="es-ES" w:eastAsia="es-ES"/>
              </w:rPr>
            </w:rPrChange>
          </w:rPr>
          <w:t>.getCategoriaDTO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0" w:author="Carlos Rosales" w:date="2025-08-01T07:1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1" w:author="Carlos Rosales" w:date="2025-08-01T07:11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2" w:author="Carlos Rosales" w:date="2025-08-01T07:11:00Z">
              <w:rPr>
                <w:color w:val="080808"/>
                <w:lang w:val="es-ES" w:eastAsia="es-ES"/>
              </w:rPr>
            </w:rPrChange>
          </w:rPr>
          <w:t>()));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3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94" w:author="Carlos Rosales" w:date="2025-08-01T07:1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501C8B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095" w:author="Carlos Rosales" w:date="2025-08-01T07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501C8B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096" w:author="Carlos Rosales" w:date="2025-08-01T07:11:00Z">
              <w:rPr>
                <w:lang w:val="es-ES" w:eastAsia="es-ES"/>
              </w:rPr>
            </w:rPrChange>
          </w:rPr>
          <w:t>menu</w:t>
        </w:r>
        <w:proofErr w:type="spellEnd"/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7" w:author="Carlos Rosales" w:date="2025-08-01T07:11:00Z">
              <w:rPr>
                <w:color w:val="080808"/>
                <w:lang w:val="es-ES" w:eastAsia="es-ES"/>
              </w:rPr>
            </w:rPrChange>
          </w:rPr>
          <w:t>;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8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501C8B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099" w:author="Carlos Rosales" w:date="2025-08-01T07:11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AC719DE" w14:textId="77777777" w:rsidR="004F27E3" w:rsidRDefault="004F27E3" w:rsidP="004F27E3">
      <w:pPr>
        <w:ind w:firstLine="0"/>
        <w:rPr>
          <w:ins w:id="6100" w:author="Carlos Rosales" w:date="2025-07-30T09:31:00Z"/>
          <w:lang w:val="en-US" w:eastAsia="es-ES"/>
        </w:rPr>
      </w:pPr>
    </w:p>
    <w:p w14:paraId="5DCC97BB" w14:textId="2EEBBC78" w:rsidR="004F27E3" w:rsidRDefault="00167E16" w:rsidP="00167E16">
      <w:pPr>
        <w:ind w:firstLine="0"/>
        <w:rPr>
          <w:ins w:id="6101" w:author="Carlos Rosales" w:date="2025-08-11T06:56:00Z"/>
          <w:lang w:val="en-US" w:eastAsia="es-ES"/>
        </w:rPr>
      </w:pPr>
      <w:proofErr w:type="spellStart"/>
      <w:ins w:id="6102" w:author="Carlos Rosales" w:date="2025-08-11T06:56:00Z">
        <w:r>
          <w:rPr>
            <w:b/>
            <w:bCs/>
            <w:lang w:val="en-US" w:eastAsia="es-ES"/>
          </w:rPr>
          <w:lastRenderedPageBreak/>
          <w:t>Competencia</w:t>
        </w:r>
        <w:proofErr w:type="spellEnd"/>
        <w:r>
          <w:rPr>
            <w:b/>
            <w:bCs/>
            <w:lang w:val="en-US" w:eastAsia="es-ES"/>
          </w:rPr>
          <w:t xml:space="preserve">: </w:t>
        </w:r>
        <w:proofErr w:type="spellStart"/>
        <w:r>
          <w:rPr>
            <w:lang w:val="en-US" w:eastAsia="es-ES"/>
          </w:rPr>
          <w:t>Construir</w:t>
        </w:r>
        <w:proofErr w:type="spellEnd"/>
        <w:r>
          <w:rPr>
            <w:lang w:val="en-US" w:eastAsia="es-ES"/>
          </w:rPr>
          <w:t xml:space="preserve"> la </w:t>
        </w:r>
        <w:proofErr w:type="spellStart"/>
        <w:r>
          <w:rPr>
            <w:lang w:val="en-US" w:eastAsia="es-ES"/>
          </w:rPr>
          <w:t>aplicación</w:t>
        </w:r>
        <w:proofErr w:type="spellEnd"/>
        <w:r>
          <w:rPr>
            <w:lang w:val="en-US" w:eastAsia="es-ES"/>
          </w:rPr>
          <w:t xml:space="preserve"> web </w:t>
        </w:r>
        <w:proofErr w:type="spellStart"/>
        <w:r>
          <w:rPr>
            <w:lang w:val="en-US" w:eastAsia="es-ES"/>
          </w:rPr>
          <w:t>respondiendo</w:t>
        </w:r>
        <w:proofErr w:type="spellEnd"/>
        <w:r>
          <w:rPr>
            <w:lang w:val="en-US" w:eastAsia="es-ES"/>
          </w:rPr>
          <w:t xml:space="preserve"> a </w:t>
        </w:r>
        <w:proofErr w:type="spellStart"/>
        <w:r>
          <w:rPr>
            <w:lang w:val="en-US" w:eastAsia="es-ES"/>
          </w:rPr>
          <w:t>los</w:t>
        </w:r>
        <w:proofErr w:type="spellEnd"/>
        <w:r>
          <w:rPr>
            <w:lang w:val="en-US" w:eastAsia="es-ES"/>
          </w:rPr>
          <w:t xml:space="preserve"> </w:t>
        </w:r>
        <w:proofErr w:type="spellStart"/>
        <w:r>
          <w:rPr>
            <w:lang w:val="en-US" w:eastAsia="es-ES"/>
          </w:rPr>
          <w:t>elementos</w:t>
        </w:r>
        <w:proofErr w:type="spellEnd"/>
        <w:r>
          <w:rPr>
            <w:lang w:val="en-US" w:eastAsia="es-ES"/>
          </w:rPr>
          <w:t xml:space="preserve"> </w:t>
        </w:r>
        <w:proofErr w:type="spellStart"/>
        <w:r>
          <w:rPr>
            <w:lang w:val="en-US" w:eastAsia="es-ES"/>
          </w:rPr>
          <w:t>específicos</w:t>
        </w:r>
        <w:proofErr w:type="spellEnd"/>
        <w:r>
          <w:rPr>
            <w:lang w:val="en-US" w:eastAsia="es-ES"/>
          </w:rPr>
          <w:t xml:space="preserve"> </w:t>
        </w:r>
        <w:proofErr w:type="spellStart"/>
        <w:r>
          <w:rPr>
            <w:lang w:val="en-US" w:eastAsia="es-ES"/>
          </w:rPr>
          <w:t>en</w:t>
        </w:r>
        <w:proofErr w:type="spellEnd"/>
        <w:r>
          <w:rPr>
            <w:lang w:val="en-US" w:eastAsia="es-ES"/>
          </w:rPr>
          <w:t xml:space="preserve"> </w:t>
        </w:r>
        <w:proofErr w:type="spellStart"/>
        <w:r>
          <w:rPr>
            <w:lang w:val="en-US" w:eastAsia="es-ES"/>
          </w:rPr>
          <w:t>el</w:t>
        </w:r>
        <w:proofErr w:type="spellEnd"/>
        <w:r>
          <w:rPr>
            <w:lang w:val="en-US" w:eastAsia="es-ES"/>
          </w:rPr>
          <w:t xml:space="preserve"> </w:t>
        </w:r>
        <w:proofErr w:type="spellStart"/>
        <w:r>
          <w:rPr>
            <w:lang w:val="en-US" w:eastAsia="es-ES"/>
          </w:rPr>
          <w:t>diseño</w:t>
        </w:r>
        <w:proofErr w:type="spellEnd"/>
        <w:r>
          <w:rPr>
            <w:lang w:val="en-US" w:eastAsia="es-ES"/>
          </w:rPr>
          <w:t>.</w:t>
        </w:r>
      </w:ins>
    </w:p>
    <w:p w14:paraId="1B8BB9F2" w14:textId="77719D22" w:rsidR="00167E16" w:rsidRDefault="00167E16" w:rsidP="00167E16">
      <w:pPr>
        <w:ind w:firstLine="0"/>
        <w:rPr>
          <w:ins w:id="6103" w:author="Carlos Rosales" w:date="2025-08-11T06:57:00Z"/>
          <w:lang w:val="en-US" w:eastAsia="es-ES"/>
        </w:rPr>
      </w:pPr>
    </w:p>
    <w:p w14:paraId="71187A44" w14:textId="77777777" w:rsidR="00167E16" w:rsidRDefault="00167E16" w:rsidP="00167E16">
      <w:pPr>
        <w:ind w:firstLine="0"/>
        <w:rPr>
          <w:ins w:id="6104" w:author="Carlos Rosales" w:date="2025-08-11T06:57:00Z"/>
          <w:lang w:val="en-US" w:eastAsia="es-ES"/>
        </w:rPr>
      </w:pPr>
      <w:proofErr w:type="spellStart"/>
      <w:ins w:id="6105" w:author="Carlos Rosales" w:date="2025-08-11T06:57:00Z">
        <w:r w:rsidRPr="00167E16">
          <w:rPr>
            <w:b/>
            <w:bCs/>
            <w:lang w:val="en-US" w:eastAsia="es-ES"/>
            <w:rPrChange w:id="6106" w:author="Carlos Rosales" w:date="2025-08-11T06:57:00Z">
              <w:rPr>
                <w:lang w:val="en-US" w:eastAsia="es-ES"/>
              </w:rPr>
            </w:rPrChange>
          </w:rPr>
          <w:t>Actividad</w:t>
        </w:r>
        <w:proofErr w:type="spellEnd"/>
        <w:r w:rsidRPr="00167E16">
          <w:rPr>
            <w:b/>
            <w:bCs/>
            <w:lang w:val="en-US" w:eastAsia="es-ES"/>
            <w:rPrChange w:id="6107" w:author="Carlos Rosales" w:date="2025-08-11T06:57:00Z">
              <w:rPr>
                <w:lang w:val="en-US" w:eastAsia="es-ES"/>
              </w:rPr>
            </w:rPrChange>
          </w:rPr>
          <w:t>:</w:t>
        </w:r>
        <w:r>
          <w:rPr>
            <w:lang w:val="en-US" w:eastAsia="es-ES"/>
          </w:rPr>
          <w:t xml:space="preserve"> </w:t>
        </w:r>
      </w:ins>
    </w:p>
    <w:p w14:paraId="2D752843" w14:textId="4CC3080B" w:rsidR="00167E16" w:rsidRPr="00167E16" w:rsidRDefault="00167E16">
      <w:pPr>
        <w:pStyle w:val="Prrafodelista"/>
        <w:numPr>
          <w:ilvl w:val="0"/>
          <w:numId w:val="17"/>
        </w:numPr>
        <w:rPr>
          <w:ins w:id="6108" w:author="Carlos Rosales" w:date="2025-08-11T06:57:00Z"/>
          <w:lang w:val="en-US" w:eastAsia="es-ES"/>
        </w:rPr>
        <w:pPrChange w:id="6109" w:author="Carlos Rosales" w:date="2025-08-11T06:58:00Z">
          <w:pPr>
            <w:ind w:firstLine="0"/>
          </w:pPr>
        </w:pPrChange>
      </w:pPr>
      <w:proofErr w:type="spellStart"/>
      <w:ins w:id="6110" w:author="Carlos Rosales" w:date="2025-08-11T06:57:00Z">
        <w:r w:rsidRPr="00167E16">
          <w:rPr>
            <w:lang w:val="en-US" w:eastAsia="es-ES"/>
          </w:rPr>
          <w:t>Creación</w:t>
        </w:r>
        <w:proofErr w:type="spellEnd"/>
        <w:r w:rsidRPr="00167E16">
          <w:rPr>
            <w:lang w:val="en-US" w:eastAsia="es-ES"/>
          </w:rPr>
          <w:t xml:space="preserve"> de </w:t>
        </w:r>
        <w:proofErr w:type="spellStart"/>
        <w:r w:rsidRPr="00167E16">
          <w:rPr>
            <w:lang w:val="en-US" w:eastAsia="es-ES"/>
          </w:rPr>
          <w:t>el</w:t>
        </w:r>
        <w:proofErr w:type="spellEnd"/>
        <w:r w:rsidRPr="00167E16">
          <w:rPr>
            <w:lang w:val="en-US" w:eastAsia="es-ES"/>
          </w:rPr>
          <w:t xml:space="preserve"> </w:t>
        </w:r>
        <w:proofErr w:type="spellStart"/>
        <w:r w:rsidRPr="00167E16">
          <w:rPr>
            <w:lang w:val="en-US" w:eastAsia="es-ES"/>
          </w:rPr>
          <w:t>método</w:t>
        </w:r>
        <w:proofErr w:type="spellEnd"/>
        <w:r w:rsidRPr="00167E16">
          <w:rPr>
            <w:lang w:val="en-US" w:eastAsia="es-ES"/>
          </w:rPr>
          <w:t xml:space="preserve"> DELETE (</w:t>
        </w:r>
        <w:proofErr w:type="spellStart"/>
        <w:r w:rsidRPr="00167E16">
          <w:rPr>
            <w:lang w:val="en-US" w:eastAsia="es-ES"/>
          </w:rPr>
          <w:t>eliminar</w:t>
        </w:r>
        <w:proofErr w:type="spellEnd"/>
        <w:r w:rsidRPr="00167E16">
          <w:rPr>
            <w:lang w:val="en-US" w:eastAsia="es-ES"/>
          </w:rPr>
          <w:t xml:space="preserve">; </w:t>
        </w:r>
        <w:proofErr w:type="spellStart"/>
        <w:r w:rsidRPr="00167E16">
          <w:rPr>
            <w:lang w:val="en-US" w:eastAsia="es-ES"/>
          </w:rPr>
          <w:t>parte</w:t>
        </w:r>
        <w:proofErr w:type="spellEnd"/>
        <w:r w:rsidRPr="00167E16">
          <w:rPr>
            <w:lang w:val="en-US" w:eastAsia="es-ES"/>
          </w:rPr>
          <w:t xml:space="preserve"> de CRUD).</w:t>
        </w:r>
      </w:ins>
    </w:p>
    <w:p w14:paraId="28C705B6" w14:textId="25CFF385" w:rsidR="00167E16" w:rsidRDefault="00167E16" w:rsidP="00167E16">
      <w:pPr>
        <w:pStyle w:val="Prrafodelista"/>
        <w:numPr>
          <w:ilvl w:val="0"/>
          <w:numId w:val="17"/>
        </w:numPr>
        <w:rPr>
          <w:ins w:id="6111" w:author="Carlos Rosales" w:date="2025-08-11T06:58:00Z"/>
          <w:lang w:val="en-US" w:eastAsia="es-ES"/>
        </w:rPr>
      </w:pPr>
      <w:proofErr w:type="spellStart"/>
      <w:ins w:id="6112" w:author="Carlos Rosales" w:date="2025-08-11T06:57:00Z">
        <w:r w:rsidRPr="00167E16">
          <w:rPr>
            <w:lang w:val="en-US" w:eastAsia="es-ES"/>
          </w:rPr>
          <w:t>Trans</w:t>
        </w:r>
      </w:ins>
      <w:ins w:id="6113" w:author="Carlos Rosales" w:date="2025-08-11T06:58:00Z">
        <w:r w:rsidRPr="00167E16">
          <w:rPr>
            <w:lang w:val="en-US" w:eastAsia="es-ES"/>
          </w:rPr>
          <w:t>acción</w:t>
        </w:r>
        <w:proofErr w:type="spellEnd"/>
        <w:r w:rsidRPr="00167E16">
          <w:rPr>
            <w:lang w:val="en-US" w:eastAsia="es-ES"/>
          </w:rPr>
          <w:t xml:space="preserve"> – </w:t>
        </w:r>
        <w:proofErr w:type="spellStart"/>
        <w:r w:rsidRPr="00167E16">
          <w:rPr>
            <w:lang w:val="en-US" w:eastAsia="es-ES"/>
          </w:rPr>
          <w:t>parte</w:t>
        </w:r>
        <w:proofErr w:type="spellEnd"/>
        <w:r w:rsidRPr="00167E16">
          <w:rPr>
            <w:lang w:val="en-US" w:eastAsia="es-ES"/>
          </w:rPr>
          <w:t xml:space="preserve"> 1.</w:t>
        </w:r>
      </w:ins>
    </w:p>
    <w:p w14:paraId="09412865" w14:textId="77AE0332" w:rsidR="00062FCE" w:rsidRDefault="00062FCE" w:rsidP="00062FCE">
      <w:pPr>
        <w:ind w:firstLine="0"/>
        <w:rPr>
          <w:ins w:id="6114" w:author="Carlos Rosales" w:date="2025-08-11T07:48:00Z"/>
          <w:lang w:val="en-US" w:eastAsia="es-ES"/>
        </w:rPr>
      </w:pPr>
    </w:p>
    <w:p w14:paraId="6373C72B" w14:textId="7B0124C6" w:rsidR="00062FCE" w:rsidRDefault="00062FCE" w:rsidP="00062FCE">
      <w:pPr>
        <w:pStyle w:val="Prrafodelista"/>
        <w:numPr>
          <w:ilvl w:val="0"/>
          <w:numId w:val="20"/>
        </w:numPr>
        <w:rPr>
          <w:ins w:id="6115" w:author="Carlos Rosales" w:date="2025-08-11T07:49:00Z"/>
          <w:b/>
          <w:bCs/>
          <w:lang w:val="en-US" w:eastAsia="es-ES"/>
        </w:rPr>
      </w:pPr>
      <w:proofErr w:type="spellStart"/>
      <w:ins w:id="6116" w:author="Carlos Rosales" w:date="2025-08-11T07:48:00Z">
        <w:r>
          <w:rPr>
            <w:b/>
            <w:bCs/>
            <w:lang w:val="en-US" w:eastAsia="es-ES"/>
          </w:rPr>
          <w:t>Crea</w:t>
        </w:r>
      </w:ins>
      <w:ins w:id="6117" w:author="Carlos Rosales" w:date="2025-08-11T07:49:00Z">
        <w:r>
          <w:rPr>
            <w:b/>
            <w:bCs/>
            <w:lang w:val="en-US" w:eastAsia="es-ES"/>
          </w:rPr>
          <w:t>ción</w:t>
        </w:r>
        <w:proofErr w:type="spellEnd"/>
        <w:r>
          <w:rPr>
            <w:b/>
            <w:bCs/>
            <w:lang w:val="en-US" w:eastAsia="es-ES"/>
          </w:rPr>
          <w:t xml:space="preserve"> de </w:t>
        </w:r>
        <w:proofErr w:type="spellStart"/>
        <w:r>
          <w:rPr>
            <w:b/>
            <w:bCs/>
            <w:lang w:val="en-US" w:eastAsia="es-ES"/>
          </w:rPr>
          <w:t>método</w:t>
        </w:r>
        <w:proofErr w:type="spellEnd"/>
        <w:r>
          <w:rPr>
            <w:b/>
            <w:bCs/>
            <w:lang w:val="en-US" w:eastAsia="es-ES"/>
          </w:rPr>
          <w:t xml:space="preserve"> delete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MenuService</w:t>
        </w:r>
        <w:proofErr w:type="spellEnd"/>
      </w:ins>
    </w:p>
    <w:p w14:paraId="650ADB4B" w14:textId="77777777" w:rsidR="00062FCE" w:rsidRDefault="00062FCE" w:rsidP="00062F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118" w:author="Carlos Rosales" w:date="2025-08-11T07:49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  <w:ins w:id="6119" w:author="Carlos Rosales" w:date="2025-08-11T07:49:00Z">
        <w:r w:rsidRPr="00062FCE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120" w:author="Carlos Rosales" w:date="2025-08-11T07:49:00Z">
              <w:rPr>
                <w:color w:val="9E880D"/>
                <w:lang w:val="es-ES" w:eastAsia="es-ES"/>
              </w:rPr>
            </w:rPrChange>
          </w:rPr>
          <w:t>@Override</w:t>
        </w:r>
        <w:r w:rsidRPr="00062FCE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121" w:author="Carlos Rosales" w:date="2025-08-11T07:49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22" w:author="Carlos Rosales" w:date="2025-08-11T07:49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23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24" w:author="Carlos Rosales" w:date="2025-08-11T07:49:00Z">
              <w:rPr>
                <w:color w:val="0033B3"/>
                <w:lang w:val="es-ES" w:eastAsia="es-ES"/>
              </w:rPr>
            </w:rPrChange>
          </w:rPr>
          <w:t>void</w:t>
        </w:r>
        <w:proofErr w:type="spellEnd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25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062FCE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6126" w:author="Carlos Rosales" w:date="2025-08-11T07:49:00Z">
              <w:rPr>
                <w:color w:val="00627A"/>
                <w:lang w:val="es-ES" w:eastAsia="es-ES"/>
              </w:rPr>
            </w:rPrChange>
          </w:rPr>
          <w:t>delete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27" w:author="Carlos Rosales" w:date="2025-08-11T07:49:00Z">
              <w:rPr>
                <w:lang w:val="es-ES" w:eastAsia="es-ES"/>
              </w:rPr>
            </w:rPrChange>
          </w:rPr>
          <w:t>(</w:t>
        </w:r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28" w:author="Carlos Rosales" w:date="2025-08-11T07:49:00Z">
              <w:rPr>
                <w:color w:val="000000"/>
                <w:lang w:val="es-ES" w:eastAsia="es-ES"/>
              </w:rPr>
            </w:rPrChange>
          </w:rPr>
          <w:t>Long id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29" w:author="Carlos Rosales" w:date="2025-08-11T07:49:00Z">
              <w:rPr>
                <w:lang w:val="es-ES" w:eastAsia="es-ES"/>
              </w:rPr>
            </w:rPrChange>
          </w:rPr>
          <w:t>) {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30" w:author="Carlos Rosales" w:date="2025-08-11T07:49:00Z">
              <w:rPr>
                <w:lang w:val="es-ES" w:eastAsia="es-ES"/>
              </w:rPr>
            </w:rPrChange>
          </w:rPr>
          <w:br/>
          <w:t xml:space="preserve">   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31" w:author="Carlos Rosales" w:date="2025-08-11T07:49:00Z">
              <w:rPr>
                <w:color w:val="000000"/>
                <w:lang w:val="es-ES" w:eastAsia="es-ES"/>
              </w:rPr>
            </w:rPrChange>
          </w:rPr>
          <w:t>Menu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32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33" w:author="Carlos Rosales" w:date="2025-08-11T07:49:00Z">
              <w:rPr>
                <w:color w:val="000000"/>
                <w:lang w:val="es-ES" w:eastAsia="es-ES"/>
              </w:rPr>
            </w:rPrChange>
          </w:rPr>
          <w:t>menuActual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34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35" w:author="Carlos Rosales" w:date="2025-08-11T07:49:00Z">
              <w:rPr>
                <w:lang w:val="es-ES" w:eastAsia="es-ES"/>
              </w:rPr>
            </w:rPrChange>
          </w:rPr>
          <w:t xml:space="preserve">= </w:t>
        </w:r>
        <w:proofErr w:type="spellStart"/>
        <w:r w:rsidRPr="00062FCE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136" w:author="Carlos Rosales" w:date="2025-08-11T07:49:00Z">
              <w:rPr>
                <w:color w:val="871094"/>
                <w:lang w:val="es-ES" w:eastAsia="es-ES"/>
              </w:rPr>
            </w:rPrChange>
          </w:rPr>
          <w:t>menuRepository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37" w:author="Carlos Rosales" w:date="2025-08-11T07:49:00Z">
              <w:rPr>
                <w:lang w:val="es-ES" w:eastAsia="es-ES"/>
              </w:rPr>
            </w:rPrChange>
          </w:rPr>
          <w:t>.findById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38" w:author="Carlos Rosales" w:date="2025-08-11T07:49:00Z">
              <w:rPr>
                <w:lang w:val="es-ES" w:eastAsia="es-ES"/>
              </w:rPr>
            </w:rPrChange>
          </w:rPr>
          <w:t>(</w:t>
        </w:r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39" w:author="Carlos Rosales" w:date="2025-08-11T07:49:00Z">
              <w:rPr>
                <w:color w:val="000000"/>
                <w:lang w:val="es-ES" w:eastAsia="es-ES"/>
              </w:rPr>
            </w:rPrChange>
          </w:rPr>
          <w:t>id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0" w:author="Carlos Rosales" w:date="2025-08-11T07:49:00Z">
              <w:rPr>
                <w:lang w:val="es-ES" w:eastAsia="es-ES"/>
              </w:rPr>
            </w:rPrChange>
          </w:rPr>
          <w:t>).</w:t>
        </w:r>
        <w:proofErr w:type="spellStart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1" w:author="Carlos Rosales" w:date="2025-08-11T07:49:00Z">
              <w:rPr>
                <w:lang w:val="es-ES" w:eastAsia="es-ES"/>
              </w:rPr>
            </w:rPrChange>
          </w:rPr>
          <w:t>orElse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2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43" w:author="Carlos Rosales" w:date="2025-08-11T07:49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4" w:author="Carlos Rosales" w:date="2025-08-11T07:49:00Z">
              <w:rPr>
                <w:lang w:val="es-ES" w:eastAsia="es-ES"/>
              </w:rPr>
            </w:rPrChange>
          </w:rPr>
          <w:t>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5" w:author="Carlos Rosales" w:date="2025-08-11T07:49:00Z">
              <w:rPr>
                <w:lang w:val="es-ES" w:eastAsia="es-ES"/>
              </w:rPr>
            </w:rPrChange>
          </w:rPr>
          <w:br/>
          <w:t xml:space="preserve">    </w:t>
        </w:r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46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7" w:author="Carlos Rosales" w:date="2025-08-11T07:49:00Z">
              <w:rPr>
                <w:lang w:val="es-ES" w:eastAsia="es-ES"/>
              </w:rPr>
            </w:rPrChange>
          </w:rPr>
          <w:t>{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48" w:author="Carlos Rosales" w:date="2025-08-11T07:49:00Z">
              <w:rPr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062FCE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149" w:author="Carlos Rosales" w:date="2025-08-11T07:49:00Z">
              <w:rPr>
                <w:color w:val="871094"/>
                <w:lang w:val="es-ES" w:eastAsia="es-ES"/>
              </w:rPr>
            </w:rPrChange>
          </w:rPr>
          <w:t>menuRepository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50" w:author="Carlos Rosales" w:date="2025-08-11T07:49:00Z">
              <w:rPr>
                <w:lang w:val="es-ES" w:eastAsia="es-ES"/>
              </w:rPr>
            </w:rPrChange>
          </w:rPr>
          <w:t>.deleteById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51" w:author="Carlos Rosales" w:date="2025-08-11T07:49:00Z">
              <w:rPr>
                <w:lang w:val="es-ES" w:eastAsia="es-ES"/>
              </w:rPr>
            </w:rPrChange>
          </w:rPr>
          <w:t>(</w:t>
        </w:r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52" w:author="Carlos Rosales" w:date="2025-08-11T07:49:00Z">
              <w:rPr>
                <w:color w:val="000000"/>
                <w:lang w:val="es-ES" w:eastAsia="es-ES"/>
              </w:rPr>
            </w:rPrChange>
          </w:rPr>
          <w:t>id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53" w:author="Carlos Rosales" w:date="2025-08-11T07:49:00Z">
              <w:rPr>
                <w:lang w:val="es-ES" w:eastAsia="es-ES"/>
              </w:rPr>
            </w:rPrChange>
          </w:rPr>
          <w:t>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54" w:author="Carlos Rosales" w:date="2025-08-11T07:49:00Z">
              <w:rPr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55" w:author="Carlos Rosales" w:date="2025-08-11T07:49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56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57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58" w:author="Carlos Rosales" w:date="2025-08-11T07:49:00Z">
              <w:rPr>
                <w:color w:val="000000"/>
                <w:lang w:val="es-ES" w:eastAsia="es-ES"/>
              </w:rPr>
            </w:rPrChange>
          </w:rPr>
          <w:t>menuActual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59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0" w:author="Carlos Rosales" w:date="2025-08-11T07:49:00Z">
              <w:rPr>
                <w:lang w:val="es-ES" w:eastAsia="es-ES"/>
              </w:rPr>
            </w:rPrChange>
          </w:rPr>
          <w:t xml:space="preserve">!= 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61" w:author="Carlos Rosales" w:date="2025-08-11T07:49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62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3" w:author="Carlos Rosales" w:date="2025-08-11T07:49:00Z">
              <w:rPr>
                <w:lang w:val="es-ES" w:eastAsia="es-ES"/>
              </w:rPr>
            </w:rPrChange>
          </w:rPr>
          <w:t xml:space="preserve">&amp;&amp;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64" w:author="Carlos Rosales" w:date="2025-08-11T07:49:00Z">
              <w:rPr>
                <w:color w:val="000000"/>
                <w:lang w:val="es-ES" w:eastAsia="es-ES"/>
              </w:rPr>
            </w:rPrChange>
          </w:rPr>
          <w:t>menuActual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5" w:author="Carlos Rosales" w:date="2025-08-11T07:49:00Z">
              <w:rPr>
                <w:lang w:val="es-ES" w:eastAsia="es-ES"/>
              </w:rPr>
            </w:rPrChange>
          </w:rPr>
          <w:t>.getUrlImagen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6" w:author="Carlos Rosales" w:date="2025-08-11T07:49:00Z">
              <w:rPr>
                <w:lang w:val="es-ES" w:eastAsia="es-ES"/>
              </w:rPr>
            </w:rPrChange>
          </w:rPr>
          <w:t xml:space="preserve">() != 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67" w:author="Carlos Rosales" w:date="2025-08-11T07:49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8" w:author="Carlos Rosales" w:date="2025-08-11T07:49:00Z">
              <w:rPr>
                <w:lang w:val="es-ES" w:eastAsia="es-ES"/>
              </w:rPr>
            </w:rPrChange>
          </w:rPr>
          <w:t>) {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69" w:author="Carlos Rosales" w:date="2025-08-11T07:49:00Z">
              <w:rPr>
                <w:lang w:val="es-ES" w:eastAsia="es-ES"/>
              </w:rPr>
            </w:rPrChange>
          </w:rPr>
          <w:br/>
          <w:t xml:space="preserve">            </w:t>
        </w:r>
        <w:r w:rsidRPr="00062FCE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6170" w:author="Carlos Rosales" w:date="2025-08-11T07:49:00Z">
              <w:rPr>
                <w:i/>
                <w:iCs/>
                <w:color w:val="8C8C8C"/>
                <w:lang w:val="es-ES" w:eastAsia="es-ES"/>
              </w:rPr>
            </w:rPrChange>
          </w:rPr>
          <w:t>// Obtenemos la ruta completa de la imagen anterior para eliminarla</w:t>
        </w:r>
        <w:r w:rsidRPr="00062FCE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6171" w:author="Carlos Rosales" w:date="2025-08-11T07:49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72" w:author="Carlos Rosales" w:date="2025-08-11T07:49:00Z">
              <w:rPr>
                <w:color w:val="000000"/>
                <w:lang w:val="es-ES" w:eastAsia="es-ES"/>
              </w:rPr>
            </w:rPrChange>
          </w:rPr>
          <w:t>Path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73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74" w:author="Carlos Rosales" w:date="2025-08-11T07:49:00Z">
              <w:rPr>
                <w:color w:val="000000"/>
                <w:lang w:val="es-ES" w:eastAsia="es-ES"/>
              </w:rPr>
            </w:rPrChange>
          </w:rPr>
          <w:t>rutaAnterior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75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76" w:author="Carlos Rosales" w:date="2025-08-11T07:49:00Z">
              <w:rPr>
                <w:lang w:val="es-ES" w:eastAsia="es-ES"/>
              </w:rPr>
            </w:rPrChange>
          </w:rPr>
          <w:t xml:space="preserve">=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77" w:author="Carlos Rosales" w:date="2025-08-11T07:49:00Z">
              <w:rPr>
                <w:color w:val="000000"/>
                <w:lang w:val="es-ES" w:eastAsia="es-ES"/>
              </w:rPr>
            </w:rPrChange>
          </w:rPr>
          <w:t>Paths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78" w:author="Carlos Rosales" w:date="2025-08-11T07:49:00Z">
              <w:rPr>
                <w:lang w:val="es-ES" w:eastAsia="es-ES"/>
              </w:rPr>
            </w:rPrChange>
          </w:rPr>
          <w:t>.</w:t>
        </w:r>
        <w:r w:rsidRPr="00062FCE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6179" w:author="Carlos Rosales" w:date="2025-08-11T07:49:00Z">
              <w:rPr>
                <w:i/>
                <w:iCs/>
                <w:lang w:val="es-ES" w:eastAsia="es-ES"/>
              </w:rPr>
            </w:rPrChange>
          </w:rPr>
          <w:t>get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80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181" w:author="Carlos Rosales" w:date="2025-08-11T07:49:00Z">
              <w:rPr>
                <w:color w:val="871094"/>
                <w:lang w:val="es-ES" w:eastAsia="es-ES"/>
              </w:rPr>
            </w:rPrChange>
          </w:rPr>
          <w:t>uploadDir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82" w:author="Carlos Rosales" w:date="2025-08-11T07:49:00Z">
              <w:rPr>
                <w:lang w:val="es-ES" w:eastAsia="es-ES"/>
              </w:rPr>
            </w:rPrChange>
          </w:rPr>
          <w:t xml:space="preserve">, </w:t>
        </w:r>
        <w:r w:rsidRPr="00062FCE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183" w:author="Carlos Rosales" w:date="2025-08-11T07:49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062FCE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184" w:author="Carlos Rosales" w:date="2025-08-11T07:49:00Z">
              <w:rPr>
                <w:color w:val="067D17"/>
                <w:lang w:val="es-ES" w:eastAsia="es-ES"/>
              </w:rPr>
            </w:rPrChange>
          </w:rPr>
          <w:t>menus</w:t>
        </w:r>
        <w:proofErr w:type="spellEnd"/>
        <w:r w:rsidRPr="00062FCE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185" w:author="Carlos Rosales" w:date="2025-08-11T07:49:00Z">
              <w:rPr>
                <w:color w:val="067D17"/>
                <w:lang w:val="es-ES" w:eastAsia="es-ES"/>
              </w:rPr>
            </w:rPrChange>
          </w:rPr>
          <w:t>"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86" w:author="Carlos Rosales" w:date="2025-08-11T07:49:00Z">
              <w:rPr>
                <w:lang w:val="es-ES" w:eastAsia="es-ES"/>
              </w:rPr>
            </w:rPrChange>
          </w:rPr>
          <w:t xml:space="preserve">,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87" w:author="Carlos Rosales" w:date="2025-08-11T07:49:00Z">
              <w:rPr>
                <w:color w:val="000000"/>
                <w:lang w:val="es-ES" w:eastAsia="es-ES"/>
              </w:rPr>
            </w:rPrChange>
          </w:rPr>
          <w:t>menuActual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88" w:author="Carlos Rosales" w:date="2025-08-11T07:49:00Z">
              <w:rPr>
                <w:lang w:val="es-ES" w:eastAsia="es-ES"/>
              </w:rPr>
            </w:rPrChange>
          </w:rPr>
          <w:t>.getUrlImagen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89" w:author="Carlos Rosales" w:date="2025-08-11T07:49:00Z">
              <w:rPr>
                <w:lang w:val="es-ES" w:eastAsia="es-ES"/>
              </w:rPr>
            </w:rPrChange>
          </w:rPr>
          <w:t>());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0" w:author="Carlos Rosales" w:date="2025-08-11T07:49:00Z">
              <w:rPr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91" w:author="Carlos Rosales" w:date="2025-08-11T07:49:00Z">
              <w:rPr>
                <w:color w:val="000000"/>
                <w:lang w:val="es-ES" w:eastAsia="es-ES"/>
              </w:rPr>
            </w:rPrChange>
          </w:rPr>
          <w:t>Files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2" w:author="Carlos Rosales" w:date="2025-08-11T07:49:00Z">
              <w:rPr>
                <w:lang w:val="es-ES" w:eastAsia="es-ES"/>
              </w:rPr>
            </w:rPrChange>
          </w:rPr>
          <w:t>.</w:t>
        </w:r>
        <w:r w:rsidRPr="00062FCE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6193" w:author="Carlos Rosales" w:date="2025-08-11T07:49:00Z">
              <w:rPr>
                <w:i/>
                <w:iCs/>
                <w:lang w:val="es-ES" w:eastAsia="es-ES"/>
              </w:rPr>
            </w:rPrChange>
          </w:rPr>
          <w:t>deleteIfExists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4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195" w:author="Carlos Rosales" w:date="2025-08-11T07:49:00Z">
              <w:rPr>
                <w:color w:val="000000"/>
                <w:lang w:val="es-ES" w:eastAsia="es-ES"/>
              </w:rPr>
            </w:rPrChange>
          </w:rPr>
          <w:t>rutaAnterior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6" w:author="Carlos Rosales" w:date="2025-08-11T07:49:00Z">
              <w:rPr>
                <w:lang w:val="es-ES" w:eastAsia="es-ES"/>
              </w:rPr>
            </w:rPrChange>
          </w:rPr>
          <w:t>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7" w:author="Carlos Rosales" w:date="2025-08-11T07:49:00Z">
              <w:rPr>
                <w:lang w:val="es-ES" w:eastAsia="es-ES"/>
              </w:rPr>
            </w:rPrChange>
          </w:rPr>
          <w:br/>
          <w:t xml:space="preserve">        }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198" w:author="Carlos Rosales" w:date="2025-08-11T07:49:00Z">
              <w:rPr>
                <w:lang w:val="es-ES" w:eastAsia="es-ES"/>
              </w:rPr>
            </w:rPrChange>
          </w:rPr>
          <w:br/>
          <w:t xml:space="preserve">    } </w:t>
        </w:r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199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0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01" w:author="Carlos Rosales" w:date="2025-08-11T07:49:00Z">
              <w:rPr>
                <w:color w:val="000000"/>
                <w:lang w:val="es-ES" w:eastAsia="es-ES"/>
              </w:rPr>
            </w:rPrChange>
          </w:rPr>
          <w:t>DataAccessException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02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e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3" w:author="Carlos Rosales" w:date="2025-08-11T07:49:00Z">
              <w:rPr>
                <w:lang w:val="es-ES" w:eastAsia="es-ES"/>
              </w:rPr>
            </w:rPrChange>
          </w:rPr>
          <w:t>) {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4" w:author="Carlos Rosales" w:date="2025-08-11T07:49:00Z">
              <w:rPr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05" w:author="Carlos Rosales" w:date="2025-08-11T07:49:00Z">
              <w:rPr>
                <w:color w:val="000000"/>
                <w:lang w:val="es-ES" w:eastAsia="es-ES"/>
              </w:rPr>
            </w:rPrChange>
          </w:rPr>
          <w:t>System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6" w:author="Carlos Rosales" w:date="2025-08-11T07:49:00Z">
              <w:rPr>
                <w:lang w:val="es-ES" w:eastAsia="es-ES"/>
              </w:rPr>
            </w:rPrChange>
          </w:rPr>
          <w:t>.</w:t>
        </w:r>
        <w:r w:rsidRPr="00062FCE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207" w:author="Carlos Rosales" w:date="2025-08-11T07:49:00Z">
              <w:rPr>
                <w:i/>
                <w:iCs/>
                <w:color w:val="871094"/>
                <w:lang w:val="es-ES" w:eastAsia="es-ES"/>
              </w:rPr>
            </w:rPrChange>
          </w:rPr>
          <w:t>out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8" w:author="Carlos Rosales" w:date="2025-08-11T07:49:00Z">
              <w:rPr>
                <w:lang w:val="es-ES" w:eastAsia="es-ES"/>
              </w:rPr>
            </w:rPrChange>
          </w:rPr>
          <w:t>.println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09" w:author="Carlos Rosales" w:date="2025-08-11T07:49:00Z">
              <w:rPr>
                <w:lang w:val="es-ES" w:eastAsia="es-ES"/>
              </w:rPr>
            </w:rPrChange>
          </w:rPr>
          <w:t>(</w:t>
        </w:r>
        <w:r w:rsidRPr="00062FCE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10" w:author="Carlos Rosales" w:date="2025-08-11T07:49:00Z">
              <w:rPr>
                <w:color w:val="067D17"/>
                <w:lang w:val="es-ES" w:eastAsia="es-ES"/>
              </w:rPr>
            </w:rPrChange>
          </w:rPr>
          <w:t xml:space="preserve">"Error: "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11" w:author="Carlos Rosales" w:date="2025-08-11T07:49:00Z">
              <w:rPr>
                <w:lang w:val="es-ES" w:eastAsia="es-ES"/>
              </w:rPr>
            </w:rPrChange>
          </w:rPr>
          <w:t xml:space="preserve">+ 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12" w:author="Carlos Rosales" w:date="2025-08-11T07:49:00Z">
              <w:rPr>
                <w:color w:val="000000"/>
                <w:lang w:val="es-ES" w:eastAsia="es-ES"/>
              </w:rPr>
            </w:rPrChange>
          </w:rPr>
          <w:t>e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13" w:author="Carlos Rosales" w:date="2025-08-11T07:49:00Z">
              <w:rPr>
                <w:lang w:val="es-ES" w:eastAsia="es-ES"/>
              </w:rPr>
            </w:rPrChange>
          </w:rPr>
          <w:t>.getMessage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14" w:author="Carlos Rosales" w:date="2025-08-11T07:49:00Z">
              <w:rPr>
                <w:lang w:val="es-ES" w:eastAsia="es-ES"/>
              </w:rPr>
            </w:rPrChange>
          </w:rPr>
          <w:t>());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15" w:author="Carlos Rosales" w:date="2025-08-11T07:49:00Z">
              <w:rPr>
                <w:lang w:val="es-ES" w:eastAsia="es-ES"/>
              </w:rPr>
            </w:rPrChange>
          </w:rPr>
          <w:br/>
          <w:t xml:space="preserve">    } </w:t>
        </w:r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16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17" w:author="Carlos Rosales" w:date="2025-08-11T07:49:00Z">
              <w:rPr>
                <w:lang w:val="es-ES" w:eastAsia="es-ES"/>
              </w:rPr>
            </w:rPrChange>
          </w:rPr>
          <w:t>(</w:t>
        </w:r>
        <w:proofErr w:type="spellStart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18" w:author="Carlos Rosales" w:date="2025-08-11T07:49:00Z">
              <w:rPr>
                <w:color w:val="000000"/>
                <w:lang w:val="es-ES" w:eastAsia="es-ES"/>
              </w:rPr>
            </w:rPrChange>
          </w:rPr>
          <w:t>IOException</w:t>
        </w:r>
        <w:proofErr w:type="spellEnd"/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19" w:author="Carlos Rosales" w:date="2025-08-11T07:49:00Z">
              <w:rPr>
                <w:color w:val="000000"/>
                <w:lang w:val="es-ES" w:eastAsia="es-ES"/>
              </w:rPr>
            </w:rPrChange>
          </w:rPr>
          <w:t xml:space="preserve"> e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0" w:author="Carlos Rosales" w:date="2025-08-11T07:49:00Z">
              <w:rPr>
                <w:lang w:val="es-ES" w:eastAsia="es-ES"/>
              </w:rPr>
            </w:rPrChange>
          </w:rPr>
          <w:t>) {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1" w:author="Carlos Rosales" w:date="2025-08-11T07:49:00Z">
              <w:rPr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22" w:author="Carlos Rosales" w:date="2025-08-11T07:49:00Z">
              <w:rPr>
                <w:color w:val="0033B3"/>
                <w:lang w:val="es-ES" w:eastAsia="es-ES"/>
              </w:rPr>
            </w:rPrChange>
          </w:rPr>
          <w:t>throw</w:t>
        </w:r>
        <w:proofErr w:type="spellEnd"/>
        <w:r w:rsidRPr="00062FCE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23" w:author="Carlos Rosales" w:date="2025-08-11T07:49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4" w:author="Carlos Rosales" w:date="2025-08-11T07:49:00Z">
              <w:rPr>
                <w:lang w:val="es-ES" w:eastAsia="es-ES"/>
              </w:rPr>
            </w:rPrChange>
          </w:rPr>
          <w:t>RuntimeException</w:t>
        </w:r>
        <w:proofErr w:type="spellEnd"/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5" w:author="Carlos Rosales" w:date="2025-08-11T07:49:00Z">
              <w:rPr>
                <w:lang w:val="es-ES" w:eastAsia="es-ES"/>
              </w:rPr>
            </w:rPrChange>
          </w:rPr>
          <w:t>(</w:t>
        </w:r>
        <w:r w:rsidRPr="00062FCE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26" w:author="Carlos Rosales" w:date="2025-08-11T07:49:00Z">
              <w:rPr>
                <w:color w:val="000000"/>
                <w:lang w:val="es-ES" w:eastAsia="es-ES"/>
              </w:rPr>
            </w:rPrChange>
          </w:rPr>
          <w:t>e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7" w:author="Carlos Rosales" w:date="2025-08-11T07:49:00Z">
              <w:rPr>
                <w:lang w:val="es-ES" w:eastAsia="es-ES"/>
              </w:rPr>
            </w:rPrChange>
          </w:rPr>
          <w:t>);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8" w:author="Carlos Rosales" w:date="2025-08-11T07:49:00Z">
              <w:rPr>
                <w:lang w:val="es-ES" w:eastAsia="es-ES"/>
              </w:rPr>
            </w:rPrChange>
          </w:rPr>
          <w:br/>
          <w:t xml:space="preserve">    }</w:t>
        </w:r>
        <w:r w:rsidRPr="00062FCE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29" w:author="Carlos Rosales" w:date="2025-08-11T07:49:00Z">
              <w:rPr>
                <w:lang w:val="es-ES" w:eastAsia="es-ES"/>
              </w:rPr>
            </w:rPrChange>
          </w:rPr>
          <w:br/>
          <w:t>}</w:t>
        </w:r>
      </w:ins>
    </w:p>
    <w:p w14:paraId="3F53D4ED" w14:textId="77777777" w:rsidR="00062FCE" w:rsidRDefault="00062FCE" w:rsidP="00062F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230" w:author="Carlos Rosales" w:date="2025-08-11T07:49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70EAB689" w14:textId="77777777" w:rsidR="00062FCE" w:rsidRPr="00062FCE" w:rsidRDefault="00062F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231" w:author="Carlos Rosales" w:date="2025-08-11T07:49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232" w:author="Carlos Rosales" w:date="2025-08-11T07:49:00Z">
            <w:rPr>
              <w:ins w:id="6233" w:author="Carlos Rosales" w:date="2025-08-11T07:49:00Z"/>
              <w:lang w:val="es-ES" w:eastAsia="es-ES"/>
            </w:rPr>
          </w:rPrChange>
        </w:rPr>
        <w:pPrChange w:id="6234" w:author="Carlos Rosales" w:date="2025-08-11T07:49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43C493D7" w14:textId="19892309" w:rsidR="00062FCE" w:rsidRDefault="000C7BBD" w:rsidP="00062FCE">
      <w:pPr>
        <w:pStyle w:val="Prrafodelista"/>
        <w:numPr>
          <w:ilvl w:val="0"/>
          <w:numId w:val="20"/>
        </w:numPr>
        <w:rPr>
          <w:ins w:id="6235" w:author="Carlos Rosales" w:date="2025-08-11T08:00:00Z"/>
          <w:b/>
          <w:bCs/>
          <w:lang w:val="en-US" w:eastAsia="es-ES"/>
        </w:rPr>
      </w:pPr>
      <w:ins w:id="6236" w:author="Carlos Rosales" w:date="2025-08-11T08:13:00Z">
        <w:r>
          <w:rPr>
            <w:b/>
            <w:bCs/>
            <w:lang w:val="en-US" w:eastAsia="es-ES"/>
          </w:rPr>
          <w:t xml:space="preserve">Endpoint delete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</w:t>
        </w:r>
      </w:ins>
      <w:proofErr w:type="spellStart"/>
      <w:ins w:id="6237" w:author="Carlos Rosales" w:date="2025-08-11T08:00:00Z">
        <w:r w:rsidR="00AF54D9">
          <w:rPr>
            <w:b/>
            <w:bCs/>
            <w:lang w:val="en-US" w:eastAsia="es-ES"/>
          </w:rPr>
          <w:t>MenuController</w:t>
        </w:r>
        <w:proofErr w:type="spellEnd"/>
        <w:r w:rsidR="00AF54D9">
          <w:rPr>
            <w:b/>
            <w:bCs/>
            <w:lang w:val="en-US" w:eastAsia="es-ES"/>
          </w:rPr>
          <w:t>:</w:t>
        </w:r>
      </w:ins>
    </w:p>
    <w:p w14:paraId="6A72A7B7" w14:textId="3720E159" w:rsidR="00AF54D9" w:rsidRPr="00AF54D9" w:rsidRDefault="00AF54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238" w:author="Carlos Rosales" w:date="2025-08-11T08:00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239" w:author="Carlos Rosales" w:date="2025-08-11T08:01:00Z">
            <w:rPr>
              <w:ins w:id="6240" w:author="Carlos Rosales" w:date="2025-08-11T08:00:00Z"/>
              <w:color w:val="080808"/>
              <w:lang w:val="es-ES" w:eastAsia="es-ES"/>
            </w:rPr>
          </w:rPrChange>
        </w:rPr>
        <w:pPrChange w:id="6241" w:author="Carlos Rosales" w:date="2025-08-11T08:01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6242" w:author="Carlos Rosales" w:date="2025-08-11T08:00:00Z">
        <w:r w:rsidRPr="00AF54D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243" w:author="Carlos Rosales" w:date="2025-08-11T08:01:00Z">
              <w:rPr>
                <w:color w:val="9E880D"/>
                <w:lang w:val="es-ES" w:eastAsia="es-ES"/>
              </w:rPr>
            </w:rPrChange>
          </w:rPr>
          <w:t>@DeleteMapping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44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45" w:author="Carlos Rosales" w:date="2025-08-11T08:01:00Z">
              <w:rPr>
                <w:color w:val="067D17"/>
                <w:lang w:val="es-ES" w:eastAsia="es-ES"/>
              </w:rPr>
            </w:rPrChange>
          </w:rPr>
          <w:t>"/menus/{id}"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46" w:author="Carlos Rosales" w:date="2025-08-11T08:01:00Z">
              <w:rPr>
                <w:color w:val="080808"/>
                <w:lang w:val="es-ES" w:eastAsia="es-ES"/>
              </w:rPr>
            </w:rPrChange>
          </w:rPr>
          <w:t>)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47" w:author="Carlos Rosales" w:date="2025-08-11T08:0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48" w:author="Carlos Rosales" w:date="2025-08-11T08:0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49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50" w:author="Carlos Rosales" w:date="2025-08-11T08:01:00Z">
              <w:rPr>
                <w:lang w:val="es-ES" w:eastAsia="es-ES"/>
              </w:rPr>
            </w:rPrChange>
          </w:rPr>
          <w:t>ResponseEntity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51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AF54D9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6252" w:author="Carlos Rosales" w:date="2025-08-11T08:01:00Z">
              <w:rPr>
                <w:color w:val="00627A"/>
                <w:lang w:val="es-ES" w:eastAsia="es-ES"/>
              </w:rPr>
            </w:rPrChange>
          </w:rPr>
          <w:t>delete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53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254" w:author="Carlos Rosales" w:date="2025-08-11T08:01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55" w:author="Carlos Rosales" w:date="2025-08-11T08:01:00Z">
              <w:rPr>
                <w:lang w:val="es-ES" w:eastAsia="es-ES"/>
              </w:rPr>
            </w:rPrChange>
          </w:rPr>
          <w:t>Long id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56" w:author="Carlos Rosales" w:date="2025-08-11T08:01:00Z">
              <w:rPr>
                <w:color w:val="080808"/>
                <w:lang w:val="es-ES" w:eastAsia="es-ES"/>
              </w:rPr>
            </w:rPrChange>
          </w:rPr>
          <w:t>) {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57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58" w:author="Carlos Rosales" w:date="2025-08-11T08:01:00Z">
              <w:rPr>
                <w:lang w:val="es-ES" w:eastAsia="es-ES"/>
              </w:rPr>
            </w:rPrChange>
          </w:rPr>
          <w:t>Map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59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60" w:author="Carlos Rosales" w:date="2025-08-11T08:01:00Z">
              <w:rPr>
                <w:lang w:val="es-ES" w:eastAsia="es-ES"/>
              </w:rPr>
            </w:rPrChange>
          </w:rPr>
          <w:t>String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1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62" w:author="Carlos Rosales" w:date="2025-08-11T08:01:00Z">
              <w:rPr>
                <w:lang w:val="es-ES" w:eastAsia="es-ES"/>
              </w:rPr>
            </w:rPrChange>
          </w:rPr>
          <w:t>Object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3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64" w:author="Carlos Rosales" w:date="2025-08-11T08:01:00Z">
              <w:rPr>
                <w:lang w:val="es-ES" w:eastAsia="es-ES"/>
              </w:rPr>
            </w:rPrChange>
          </w:rPr>
          <w:t xml:space="preserve">response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5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66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7" w:author="Carlos Rosales" w:date="2025-08-11T08:01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8" w:author="Carlos Rosales" w:date="2025-08-11T08:01:00Z">
              <w:rPr>
                <w:color w:val="080808"/>
                <w:lang w:val="es-ES" w:eastAsia="es-ES"/>
              </w:rPr>
            </w:rPrChange>
          </w:rPr>
          <w:t>&lt;&gt;();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69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70" w:author="Carlos Rosales" w:date="2025-08-11T08:01:00Z">
              <w:rPr>
                <w:lang w:val="es-ES" w:eastAsia="es-ES"/>
              </w:rPr>
            </w:rPrChange>
          </w:rPr>
          <w:t>MenuDTO</w:t>
        </w:r>
        <w:proofErr w:type="spellEnd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71" w:author="Carlos Rosales" w:date="2025-08-11T08:0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72" w:author="Carlos Rosales" w:date="2025-08-11T08:01:00Z">
              <w:rPr>
                <w:lang w:val="es-ES" w:eastAsia="es-ES"/>
              </w:rPr>
            </w:rPrChange>
          </w:rPr>
          <w:t>menuActual</w:t>
        </w:r>
        <w:proofErr w:type="spellEnd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73" w:author="Carlos Rosales" w:date="2025-08-11T08:01:00Z">
              <w:rPr>
                <w:lang w:val="es-ES" w:eastAsia="es-ES"/>
              </w:rPr>
            </w:rPrChange>
          </w:rPr>
          <w:t xml:space="preserve">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74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AF54D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275" w:author="Carlos Rosales" w:date="2025-08-11T08:01:00Z">
              <w:rPr>
                <w:color w:val="871094"/>
                <w:lang w:val="es-ES" w:eastAsia="es-ES"/>
              </w:rPr>
            </w:rPrChange>
          </w:rPr>
          <w:t>menuService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76" w:author="Carlos Rosales" w:date="2025-08-11T08:0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77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78" w:author="Carlos Rosales" w:date="2025-08-11T08:01:00Z">
              <w:rPr>
                <w:lang w:val="es-ES" w:eastAsia="es-ES"/>
              </w:rPr>
            </w:rPrChange>
          </w:rPr>
          <w:t>id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79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80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81" w:author="Carlos Rosales" w:date="2025-08-11T08:0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82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83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84" w:author="Carlos Rosales" w:date="2025-08-11T08:01:00Z">
              <w:rPr>
                <w:lang w:val="es-ES" w:eastAsia="es-ES"/>
              </w:rPr>
            </w:rPrChange>
          </w:rPr>
          <w:t>menuActual</w:t>
        </w:r>
        <w:proofErr w:type="spellEnd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85" w:author="Carlos Rosales" w:date="2025-08-11T08:01:00Z">
              <w:rPr>
                <w:lang w:val="es-ES" w:eastAsia="es-ES"/>
              </w:rPr>
            </w:rPrChange>
          </w:rPr>
          <w:t xml:space="preserve">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86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287" w:author="Carlos Rosales" w:date="2025-08-11T08:0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88" w:author="Carlos Rosales" w:date="2025-08-11T08:01:00Z">
              <w:rPr>
                <w:color w:val="080808"/>
                <w:lang w:val="es-ES" w:eastAsia="es-ES"/>
              </w:rPr>
            </w:rPrChange>
          </w:rPr>
          <w:t>) {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89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290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91" w:author="Carlos Rosales" w:date="2025-08-11T08:01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92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93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94" w:author="Carlos Rosales" w:date="2025-08-11T08:01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95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96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97" w:author="Carlos Rosales" w:date="2025-08-11T08:01:00Z">
              <w:rPr>
                <w:color w:val="067D17"/>
                <w:lang w:val="es-ES" w:eastAsia="es-ES"/>
              </w:rPr>
            </w:rPrChange>
          </w:rPr>
          <w:t>"No se puede eliminar el menú o producto con ID: "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298" w:author="Carlos Rosales" w:date="2025-08-11T08:01:00Z">
              <w:rPr>
                <w:color w:val="067D17"/>
                <w:lang w:val="es-ES" w:eastAsia="es-ES"/>
              </w:rPr>
            </w:rPrChange>
          </w:rPr>
          <w:br/>
          <w:t xml:space="preserve">               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299" w:author="Carlos Rosales" w:date="2025-08-11T08:01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0" w:author="Carlos Rosales" w:date="2025-08-11T08:01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1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02" w:author="Carlos Rosales" w:date="2025-08-11T08:01:00Z">
              <w:rPr>
                <w:lang w:val="es-ES" w:eastAsia="es-ES"/>
              </w:rPr>
            </w:rPrChange>
          </w:rPr>
          <w:t>id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3" w:author="Carlos Rosales" w:date="2025-08-11T08:01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4" w:author="Carlos Rosales" w:date="2025-08-11T08:0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5" w:author="Carlos Rosales" w:date="2025-08-11T08:01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6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07" w:author="Carlos Rosales" w:date="2025-08-11T08:01:00Z">
              <w:rPr>
                <w:color w:val="067D17"/>
                <w:lang w:val="es-ES" w:eastAsia="es-ES"/>
              </w:rPr>
            </w:rPrChange>
          </w:rPr>
          <w:t>" ya que no existe en la base de datos"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8" w:author="Carlos Rosales" w:date="2025-08-11T08:01:00Z">
              <w:rPr>
                <w:color w:val="080808"/>
                <w:lang w:val="es-ES" w:eastAsia="es-ES"/>
              </w:rPr>
            </w:rPrChange>
          </w:rPr>
          <w:t>)));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09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10" w:author="Carlos Rosales" w:date="2025-08-11T08:0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11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12" w:author="Carlos Rosales" w:date="2025-08-11T08:01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13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14" w:author="Carlos Rosales" w:date="2025-08-11T08:01:00Z">
              <w:rPr>
                <w:lang w:val="es-ES" w:eastAsia="es-ES"/>
              </w:rPr>
            </w:rPrChange>
          </w:rPr>
          <w:t>Map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15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16" w:author="Carlos Rosales" w:date="2025-08-11T08:01:00Z">
              <w:rPr>
                <w:lang w:val="es-ES" w:eastAsia="es-ES"/>
              </w:rPr>
            </w:rPrChange>
          </w:rPr>
          <w:t>String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17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18" w:author="Carlos Rosales" w:date="2025-08-11T08:01:00Z">
              <w:rPr>
                <w:lang w:val="es-ES" w:eastAsia="es-ES"/>
              </w:rPr>
            </w:rPrChange>
          </w:rPr>
          <w:t>Object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19" w:author="Carlos Rosales" w:date="2025-08-11T08:01:00Z">
              <w:rPr>
                <w:color w:val="080808"/>
                <w:lang w:val="es-ES" w:eastAsia="es-ES"/>
              </w:rPr>
            </w:rPrChange>
          </w:rPr>
          <w:t>&gt;&gt;(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20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1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22" w:author="Carlos Rosales" w:date="2025-08-11T08:01:00Z">
              <w:rPr>
                <w:lang w:val="es-ES" w:eastAsia="es-ES"/>
              </w:rPr>
            </w:rPrChange>
          </w:rPr>
          <w:t>HttpStatus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3" w:author="Carlos Rosales" w:date="2025-08-11T08:01:00Z">
              <w:rPr>
                <w:color w:val="080808"/>
                <w:lang w:val="es-ES" w:eastAsia="es-ES"/>
              </w:rPr>
            </w:rPrChange>
          </w:rPr>
          <w:t>.</w:t>
        </w:r>
        <w:r w:rsidRPr="00AF54D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324" w:author="Carlos Rosales" w:date="2025-08-11T08:01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5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6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7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28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29" w:author="Carlos Rosales" w:date="2025-08-11T08:01:00Z">
              <w:rPr>
                <w:color w:val="080808"/>
                <w:lang w:val="es-ES" w:eastAsia="es-ES"/>
              </w:rPr>
            </w:rPrChange>
          </w:rPr>
          <w:t>{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0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331" w:author="Carlos Rosales" w:date="2025-08-11T08:01:00Z">
              <w:rPr>
                <w:color w:val="871094"/>
                <w:lang w:val="es-ES" w:eastAsia="es-ES"/>
              </w:rPr>
            </w:rPrChange>
          </w:rPr>
          <w:t>menuService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2" w:author="Carlos Rosales" w:date="2025-08-11T08:01:00Z">
              <w:rPr>
                <w:color w:val="080808"/>
                <w:lang w:val="es-ES" w:eastAsia="es-ES"/>
              </w:rPr>
            </w:rPrChange>
          </w:rPr>
          <w:t>.delete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3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34" w:author="Carlos Rosales" w:date="2025-08-11T08:01:00Z">
              <w:rPr>
                <w:lang w:val="es-ES" w:eastAsia="es-ES"/>
              </w:rPr>
            </w:rPrChange>
          </w:rPr>
          <w:t>id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5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6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37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8" w:author="Carlos Rosales" w:date="2025-08-11T08:01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39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40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41" w:author="Carlos Rosales" w:date="2025-08-11T08:01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42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43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44" w:author="Carlos Rosales" w:date="2025-08-11T08:01:00Z">
              <w:rPr>
                <w:color w:val="067D17"/>
                <w:lang w:val="es-ES" w:eastAsia="es-ES"/>
              </w:rPr>
            </w:rPrChange>
          </w:rPr>
          <w:t>"Menú eliminado correctamente"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45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46" w:author="Carlos Rosales" w:date="2025-08-11T08:01:00Z">
              <w:rPr>
                <w:color w:val="080808"/>
                <w:lang w:val="es-ES" w:eastAsia="es-ES"/>
              </w:rPr>
            </w:rPrChange>
          </w:rPr>
          <w:br/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47" w:author="Carlos Rosales" w:date="2025-08-11T08:01:00Z">
              <w:rPr>
                <w:color w:val="080808"/>
                <w:lang w:val="es-ES" w:eastAsia="es-ES"/>
              </w:rPr>
            </w:rPrChange>
          </w:rPr>
          <w:lastRenderedPageBreak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48" w:author="Carlos Rosales" w:date="2025-08-11T08:0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49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0" w:author="Carlos Rosales" w:date="2025-08-11T08:01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1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52" w:author="Carlos Rosales" w:date="2025-08-11T08:01:00Z">
              <w:rPr>
                <w:lang w:val="es-ES" w:eastAsia="es-ES"/>
              </w:rPr>
            </w:rPrChange>
          </w:rPr>
          <w:t>Map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3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54" w:author="Carlos Rosales" w:date="2025-08-11T08:01:00Z">
              <w:rPr>
                <w:lang w:val="es-ES" w:eastAsia="es-ES"/>
              </w:rPr>
            </w:rPrChange>
          </w:rPr>
          <w:t>String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5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56" w:author="Carlos Rosales" w:date="2025-08-11T08:01:00Z">
              <w:rPr>
                <w:lang w:val="es-ES" w:eastAsia="es-ES"/>
              </w:rPr>
            </w:rPrChange>
          </w:rPr>
          <w:t>Object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7" w:author="Carlos Rosales" w:date="2025-08-11T08:01:00Z">
              <w:rPr>
                <w:color w:val="080808"/>
                <w:lang w:val="es-ES" w:eastAsia="es-ES"/>
              </w:rPr>
            </w:rPrChange>
          </w:rPr>
          <w:t>&gt;&gt;(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58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59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60" w:author="Carlos Rosales" w:date="2025-08-11T08:01:00Z">
              <w:rPr>
                <w:lang w:val="es-ES" w:eastAsia="es-ES"/>
              </w:rPr>
            </w:rPrChange>
          </w:rPr>
          <w:t>HttpStatus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61" w:author="Carlos Rosales" w:date="2025-08-11T08:01:00Z">
              <w:rPr>
                <w:color w:val="080808"/>
                <w:lang w:val="es-ES" w:eastAsia="es-ES"/>
              </w:rPr>
            </w:rPrChange>
          </w:rPr>
          <w:t>.</w:t>
        </w:r>
        <w:r w:rsidRPr="00AF54D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362" w:author="Carlos Rosales" w:date="2025-08-11T08:01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63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64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} </w:t>
        </w:r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65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66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67" w:author="Carlos Rosales" w:date="2025-08-11T08:01:00Z">
              <w:rPr>
                <w:lang w:val="es-ES" w:eastAsia="es-ES"/>
              </w:rPr>
            </w:rPrChange>
          </w:rPr>
          <w:t>DataIntegrityViolationException</w:t>
        </w:r>
        <w:proofErr w:type="spellEnd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68" w:author="Carlos Rosales" w:date="2025-08-11T08:01:00Z">
              <w:rPr>
                <w:lang w:val="es-ES" w:eastAsia="es-ES"/>
              </w:rPr>
            </w:rPrChange>
          </w:rPr>
          <w:t xml:space="preserve"> 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69" w:author="Carlos Rosales" w:date="2025-08-11T08:01:00Z">
              <w:rPr>
                <w:color w:val="080808"/>
                <w:lang w:val="es-ES" w:eastAsia="es-ES"/>
              </w:rPr>
            </w:rPrChange>
          </w:rPr>
          <w:t>) {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70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71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72" w:author="Carlos Rosales" w:date="2025-08-11T08:01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73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74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75" w:author="Carlos Rosales" w:date="2025-08-11T08:01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76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77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78" w:author="Carlos Rosales" w:date="2025-08-11T08:01:00Z">
              <w:rPr>
                <w:color w:val="067D17"/>
                <w:lang w:val="es-ES" w:eastAsia="es-ES"/>
              </w:rPr>
            </w:rPrChange>
          </w:rPr>
          <w:t xml:space="preserve">"No se puede eliminar el menú " 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79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+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80" w:author="Carlos Rosales" w:date="2025-08-11T08:01:00Z">
              <w:rPr>
                <w:lang w:val="es-ES" w:eastAsia="es-ES"/>
              </w:rPr>
            </w:rPrChange>
          </w:rPr>
          <w:t>menuActual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1" w:author="Carlos Rosales" w:date="2025-08-11T08:01:00Z">
              <w:rPr>
                <w:color w:val="080808"/>
                <w:lang w:val="es-ES" w:eastAsia="es-ES"/>
              </w:rPr>
            </w:rPrChange>
          </w:rPr>
          <w:t>.getNombre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2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() + 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83" w:author="Carlos Rosales" w:date="2025-08-11T08:01:00Z">
              <w:rPr>
                <w:color w:val="067D17"/>
                <w:lang w:val="es-ES" w:eastAsia="es-ES"/>
              </w:rPr>
            </w:rPrChange>
          </w:rPr>
          <w:t>", porque está en uso"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4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5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86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7" w:author="Carlos Rosales" w:date="2025-08-11T08:01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88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389" w:author="Carlos Rosales" w:date="2025-08-11T08:01:00Z">
              <w:rPr>
                <w:color w:val="067D17"/>
                <w:lang w:val="es-ES" w:eastAsia="es-ES"/>
              </w:rPr>
            </w:rPrChange>
          </w:rPr>
          <w:t>"error"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0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91" w:author="Carlos Rosales" w:date="2025-08-11T08:01:00Z">
              <w:rPr>
                <w:lang w:val="es-ES" w:eastAsia="es-ES"/>
              </w:rPr>
            </w:rPrChange>
          </w:rPr>
          <w:t>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2" w:author="Carlos Rosales" w:date="2025-08-11T08:01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3" w:author="Carlos Rosales" w:date="2025-08-11T08:01:00Z">
              <w:rPr>
                <w:color w:val="080808"/>
                <w:lang w:val="es-ES" w:eastAsia="es-ES"/>
              </w:rPr>
            </w:rPrChange>
          </w:rPr>
          <w:t>());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4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95" w:author="Carlos Rosales" w:date="2025-08-11T08:0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396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7" w:author="Carlos Rosales" w:date="2025-08-11T08:01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398" w:author="Carlos Rosales" w:date="2025-08-11T08:01:00Z">
              <w:rPr>
                <w:color w:val="080808"/>
                <w:lang w:val="es-ES" w:eastAsia="es-ES"/>
              </w:rPr>
            </w:rPrChange>
          </w:rPr>
          <w:t>&lt;&gt;(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399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00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01" w:author="Carlos Rosales" w:date="2025-08-11T08:01:00Z">
              <w:rPr>
                <w:lang w:val="es-ES" w:eastAsia="es-ES"/>
              </w:rPr>
            </w:rPrChange>
          </w:rPr>
          <w:t>HttpStatus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02" w:author="Carlos Rosales" w:date="2025-08-11T08:01:00Z">
              <w:rPr>
                <w:color w:val="080808"/>
                <w:lang w:val="es-ES" w:eastAsia="es-ES"/>
              </w:rPr>
            </w:rPrChange>
          </w:rPr>
          <w:t>.</w:t>
        </w:r>
        <w:r w:rsidRPr="00AF54D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403" w:author="Carlos Rosales" w:date="2025-08-11T08:01:00Z">
              <w:rPr>
                <w:i/>
                <w:iCs/>
                <w:color w:val="871094"/>
                <w:lang w:val="es-ES" w:eastAsia="es-ES"/>
              </w:rPr>
            </w:rPrChange>
          </w:rPr>
          <w:t>CONFLICT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04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05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} </w:t>
        </w:r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06" w:author="Carlos Rosales" w:date="2025-08-11T08:01:00Z">
              <w:rPr>
                <w:color w:val="0033B3"/>
                <w:lang w:val="es-ES" w:eastAsia="es-ES"/>
              </w:rPr>
            </w:rPrChange>
          </w:rPr>
          <w:t>catch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07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08" w:author="Carlos Rosales" w:date="2025-08-11T08:01:00Z">
              <w:rPr>
                <w:lang w:val="es-ES" w:eastAsia="es-ES"/>
              </w:rPr>
            </w:rPrChange>
          </w:rPr>
          <w:t>DataAccessException</w:t>
        </w:r>
        <w:proofErr w:type="spellEnd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09" w:author="Carlos Rosales" w:date="2025-08-11T08:01:00Z">
              <w:rPr>
                <w:lang w:val="es-ES" w:eastAsia="es-ES"/>
              </w:rPr>
            </w:rPrChange>
          </w:rPr>
          <w:t xml:space="preserve"> 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10" w:author="Carlos Rosales" w:date="2025-08-11T08:01:00Z">
              <w:rPr>
                <w:color w:val="080808"/>
                <w:lang w:val="es-ES" w:eastAsia="es-ES"/>
              </w:rPr>
            </w:rPrChange>
          </w:rPr>
          <w:t>) {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11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12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13" w:author="Carlos Rosales" w:date="2025-08-11T08:01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14" w:author="Carlos Rosales" w:date="2025-08-11T08:01:00Z">
              <w:rPr>
                <w:color w:val="080808"/>
                <w:lang w:val="es-ES" w:eastAsia="es-ES"/>
              </w:rPr>
            </w:rPrChange>
          </w:rPr>
          <w:t>(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415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416" w:author="Carlos Rosales" w:date="2025-08-11T08:01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417" w:author="Carlos Rosales" w:date="2025-08-11T08:01:00Z">
              <w:rPr>
                <w:color w:val="067D17"/>
                <w:lang w:val="es-ES" w:eastAsia="es-ES"/>
              </w:rPr>
            </w:rPrChange>
          </w:rPr>
          <w:t>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18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AF54D9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419" w:author="Carlos Rosales" w:date="2025-08-11T08:01:00Z">
              <w:rPr>
                <w:color w:val="067D17"/>
                <w:lang w:val="es-ES" w:eastAsia="es-ES"/>
              </w:rPr>
            </w:rPrChange>
          </w:rPr>
          <w:t>"No se puede eliminar el menú, ya que tiene ordenes asociadas"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0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1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22" w:author="Carlos Rosales" w:date="2025-08-11T08:0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AF54D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23" w:author="Carlos Rosales" w:date="2025-08-11T08:01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4" w:author="Carlos Rosales" w:date="2025-08-11T08:01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5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26" w:author="Carlos Rosales" w:date="2025-08-11T08:01:00Z">
              <w:rPr>
                <w:lang w:val="es-ES" w:eastAsia="es-ES"/>
              </w:rPr>
            </w:rPrChange>
          </w:rPr>
          <w:t>Map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7" w:author="Carlos Rosales" w:date="2025-08-11T08:0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28" w:author="Carlos Rosales" w:date="2025-08-11T08:01:00Z">
              <w:rPr>
                <w:lang w:val="es-ES" w:eastAsia="es-ES"/>
              </w:rPr>
            </w:rPrChange>
          </w:rPr>
          <w:t>String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29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30" w:author="Carlos Rosales" w:date="2025-08-11T08:01:00Z">
              <w:rPr>
                <w:lang w:val="es-ES" w:eastAsia="es-ES"/>
              </w:rPr>
            </w:rPrChange>
          </w:rPr>
          <w:t>Object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1" w:author="Carlos Rosales" w:date="2025-08-11T08:01:00Z">
              <w:rPr>
                <w:color w:val="080808"/>
                <w:lang w:val="es-ES" w:eastAsia="es-ES"/>
              </w:rPr>
            </w:rPrChange>
          </w:rPr>
          <w:t>&gt;&gt;(</w:t>
        </w:r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32" w:author="Carlos Rosales" w:date="2025-08-11T08:01:00Z">
              <w:rPr>
                <w:lang w:val="es-ES" w:eastAsia="es-ES"/>
              </w:rPr>
            </w:rPrChange>
          </w:rPr>
          <w:t>response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3" w:author="Carlos Rosales" w:date="2025-08-11T08:0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AF54D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34" w:author="Carlos Rosales" w:date="2025-08-11T08:01:00Z">
              <w:rPr>
                <w:lang w:val="es-ES" w:eastAsia="es-ES"/>
              </w:rPr>
            </w:rPrChange>
          </w:rPr>
          <w:t>HttpStatus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5" w:author="Carlos Rosales" w:date="2025-08-11T08:01:00Z">
              <w:rPr>
                <w:color w:val="080808"/>
                <w:lang w:val="es-ES" w:eastAsia="es-ES"/>
              </w:rPr>
            </w:rPrChange>
          </w:rPr>
          <w:t>.</w:t>
        </w:r>
        <w:r w:rsidRPr="00AF54D9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436" w:author="Carlos Rosales" w:date="2025-08-11T08:01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7" w:author="Carlos Rosales" w:date="2025-08-11T08:01:00Z">
              <w:rPr>
                <w:color w:val="080808"/>
                <w:lang w:val="es-ES" w:eastAsia="es-ES"/>
              </w:rPr>
            </w:rPrChange>
          </w:rPr>
          <w:t>);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8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AF54D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39" w:author="Carlos Rosales" w:date="2025-08-11T08:01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7B98D6C2" w14:textId="77777777" w:rsidR="00AF54D9" w:rsidRPr="00062FCE" w:rsidRDefault="00AF54D9">
      <w:pPr>
        <w:pStyle w:val="Prrafodelista"/>
        <w:ind w:firstLine="0"/>
        <w:rPr>
          <w:ins w:id="6440" w:author="Carlos Rosales" w:date="2025-08-11T06:57:00Z"/>
          <w:b/>
          <w:bCs/>
          <w:lang w:val="en-US" w:eastAsia="es-ES"/>
          <w:rPrChange w:id="6441" w:author="Carlos Rosales" w:date="2025-08-11T07:48:00Z">
            <w:rPr>
              <w:ins w:id="6442" w:author="Carlos Rosales" w:date="2025-08-11T06:57:00Z"/>
              <w:lang w:val="en-US" w:eastAsia="es-ES"/>
            </w:rPr>
          </w:rPrChange>
        </w:rPr>
        <w:pPrChange w:id="6443" w:author="Carlos Rosales" w:date="2025-08-11T08:00:00Z">
          <w:pPr>
            <w:ind w:firstLine="0"/>
          </w:pPr>
        </w:pPrChange>
      </w:pPr>
    </w:p>
    <w:p w14:paraId="7014970F" w14:textId="5C3C9A9A" w:rsidR="00167E16" w:rsidRDefault="009C5E5C" w:rsidP="009C5E5C">
      <w:pPr>
        <w:pStyle w:val="Prrafodelista"/>
        <w:numPr>
          <w:ilvl w:val="0"/>
          <w:numId w:val="20"/>
        </w:numPr>
        <w:rPr>
          <w:ins w:id="6444" w:author="Carlos Rosales" w:date="2025-08-11T08:27:00Z"/>
          <w:b/>
          <w:bCs/>
          <w:lang w:val="en-US" w:eastAsia="es-ES"/>
        </w:rPr>
      </w:pPr>
      <w:proofErr w:type="spellStart"/>
      <w:ins w:id="6445" w:author="Carlos Rosales" w:date="2025-08-11T08:27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archiv</w:t>
        </w:r>
      </w:ins>
      <w:ins w:id="6446" w:author="Carlos Rosales" w:date="2025-08-11T08:28:00Z">
        <w:r>
          <w:rPr>
            <w:b/>
            <w:bCs/>
            <w:lang w:val="en-US" w:eastAsia="es-ES"/>
          </w:rPr>
          <w:t>o</w:t>
        </w:r>
      </w:ins>
      <w:proofErr w:type="spellEnd"/>
      <w:ins w:id="6447" w:author="Carlos Rosales" w:date="2025-08-11T08:27:00Z"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MesaDTO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59CF3D70" w14:textId="77777777" w:rsidR="009C5E5C" w:rsidRPr="009C5E5C" w:rsidRDefault="009C5E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448" w:author="Carlos Rosales" w:date="2025-08-11T08:27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449" w:author="Carlos Rosales" w:date="2025-08-11T08:27:00Z">
            <w:rPr>
              <w:ins w:id="6450" w:author="Carlos Rosales" w:date="2025-08-11T08:27:00Z"/>
              <w:color w:val="080808"/>
              <w:lang w:val="es-ES" w:eastAsia="es-ES"/>
            </w:rPr>
          </w:rPrChange>
        </w:rPr>
        <w:pPrChange w:id="6451" w:author="Carlos Rosales" w:date="2025-08-11T08:27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452" w:author="Carlos Rosales" w:date="2025-08-11T08:27:00Z"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53" w:author="Carlos Rosales" w:date="2025-08-11T08:27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54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55" w:author="Carlos Rosales" w:date="2025-08-11T08:27:00Z">
              <w:rPr>
                <w:color w:val="000000"/>
                <w:lang w:val="es-ES" w:eastAsia="es-ES"/>
              </w:rPr>
            </w:rPrChange>
          </w:rPr>
          <w:t>com.devsoft.orders_api.dto</w:t>
        </w:r>
        <w:proofErr w:type="spell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56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57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58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59" w:author="Carlos Rosales" w:date="2025-08-11T08:2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60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61" w:author="Carlos Rosales" w:date="2025-08-11T08:27:00Z">
              <w:rPr>
                <w:color w:val="000000"/>
                <w:lang w:val="es-ES" w:eastAsia="es-ES"/>
              </w:rPr>
            </w:rPrChange>
          </w:rPr>
          <w:t>lombok.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62" w:author="Carlos Rosales" w:date="2025-08-11T08:27:00Z">
              <w:rPr>
                <w:lang w:val="es-ES" w:eastAsia="es-ES"/>
              </w:rPr>
            </w:rPrChange>
          </w:rPr>
          <w:t>AllArgsConstructor</w:t>
        </w:r>
        <w:proofErr w:type="spellEnd"/>
        <w:proofErr w:type="gram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63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64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65" w:author="Carlos Rosales" w:date="2025-08-11T08:2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66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67" w:author="Carlos Rosales" w:date="2025-08-11T08:27:00Z">
              <w:rPr>
                <w:color w:val="000000"/>
                <w:lang w:val="es-ES" w:eastAsia="es-ES"/>
              </w:rPr>
            </w:rPrChange>
          </w:rPr>
          <w:t>lombok.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68" w:author="Carlos Rosales" w:date="2025-08-11T08:27:00Z">
              <w:rPr>
                <w:lang w:val="es-ES" w:eastAsia="es-ES"/>
              </w:rPr>
            </w:rPrChange>
          </w:rPr>
          <w:t>Builder</w:t>
        </w:r>
        <w:proofErr w:type="spell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69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70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71" w:author="Carlos Rosales" w:date="2025-08-11T08:2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72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73" w:author="Carlos Rosales" w:date="2025-08-11T08:27:00Z">
              <w:rPr>
                <w:color w:val="000000"/>
                <w:lang w:val="es-ES" w:eastAsia="es-ES"/>
              </w:rPr>
            </w:rPrChange>
          </w:rPr>
          <w:t>lombok.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74" w:author="Carlos Rosales" w:date="2025-08-11T08:27:00Z">
              <w:rPr>
                <w:lang w:val="es-ES" w:eastAsia="es-ES"/>
              </w:rPr>
            </w:rPrChange>
          </w:rPr>
          <w:t>Data</w:t>
        </w:r>
        <w:proofErr w:type="spell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75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76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77" w:author="Carlos Rosales" w:date="2025-08-11T08:2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78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79" w:author="Carlos Rosales" w:date="2025-08-11T08:27:00Z">
              <w:rPr>
                <w:color w:val="000000"/>
                <w:lang w:val="es-ES" w:eastAsia="es-ES"/>
              </w:rPr>
            </w:rPrChange>
          </w:rPr>
          <w:t>lombok.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0" w:author="Carlos Rosales" w:date="2025-08-11T08:27:00Z">
              <w:rPr>
                <w:lang w:val="es-ES" w:eastAsia="es-ES"/>
              </w:rPr>
            </w:rPrChange>
          </w:rPr>
          <w:t>NoArgsConstructor</w:t>
        </w:r>
        <w:proofErr w:type="spell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81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82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83" w:author="Carlos Rosales" w:date="2025-08-11T08:27:00Z">
              <w:rPr>
                <w:color w:val="080808"/>
                <w:lang w:val="es-ES" w:eastAsia="es-ES"/>
              </w:rPr>
            </w:rPrChange>
          </w:rPr>
          <w:br/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4" w:author="Carlos Rosales" w:date="2025-08-11T08:27:00Z">
              <w:rPr>
                <w:lang w:val="es-ES" w:eastAsia="es-ES"/>
              </w:rPr>
            </w:rPrChange>
          </w:rPr>
          <w:t>@Data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5" w:author="Carlos Rosales" w:date="2025-08-11T08:27:00Z">
              <w:rPr>
                <w:lang w:val="es-ES" w:eastAsia="es-ES"/>
              </w:rPr>
            </w:rPrChange>
          </w:rPr>
          <w:br/>
          <w:t>@NoArgsConstructor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6" w:author="Carlos Rosales" w:date="2025-08-11T08:27:00Z">
              <w:rPr>
                <w:lang w:val="es-ES" w:eastAsia="es-ES"/>
              </w:rPr>
            </w:rPrChange>
          </w:rPr>
          <w:br/>
          <w:t>@AllArgsConstructor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7" w:author="Carlos Rosales" w:date="2025-08-11T08:27:00Z">
              <w:rPr>
                <w:lang w:val="es-ES" w:eastAsia="es-ES"/>
              </w:rPr>
            </w:rPrChange>
          </w:rPr>
          <w:br/>
          <w:t>@Builder</w:t>
        </w:r>
        <w:r w:rsidRPr="009C5E5C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488" w:author="Carlos Rosales" w:date="2025-08-11T08:27:00Z">
              <w:rPr>
                <w:lang w:val="es-ES" w:eastAsia="es-ES"/>
              </w:rPr>
            </w:rPrChange>
          </w:rPr>
          <w:br/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89" w:author="Carlos Rosales" w:date="2025-08-11T08:2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90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91" w:author="Carlos Rosales" w:date="2025-08-11T08:27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92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93" w:author="Carlos Rosales" w:date="2025-08-11T08:27:00Z">
              <w:rPr>
                <w:color w:val="000000"/>
                <w:lang w:val="es-ES" w:eastAsia="es-ES"/>
              </w:rPr>
            </w:rPrChange>
          </w:rPr>
          <w:t>MesaDTO</w:t>
        </w:r>
        <w:proofErr w:type="spellEnd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94" w:author="Carlos Rosales" w:date="2025-08-11T08:27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95" w:author="Carlos Rosales" w:date="2025-08-11T08:27:00Z">
              <w:rPr>
                <w:color w:val="080808"/>
                <w:lang w:val="es-ES" w:eastAsia="es-ES"/>
              </w:rPr>
            </w:rPrChange>
          </w:rPr>
          <w:t>{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496" w:author="Carlos Rosales" w:date="2025-08-11T08:2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97" w:author="Carlos Rosales" w:date="2025-08-11T08:27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498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499" w:author="Carlos Rosales" w:date="2025-08-11T08:27:00Z">
              <w:rPr>
                <w:color w:val="000000"/>
                <w:lang w:val="es-ES" w:eastAsia="es-ES"/>
              </w:rPr>
            </w:rPrChange>
          </w:rPr>
          <w:t xml:space="preserve">Long </w:t>
        </w:r>
        <w:r w:rsidRPr="009C5E5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00" w:author="Carlos Rosales" w:date="2025-08-11T08:27:00Z">
              <w:rPr>
                <w:color w:val="871094"/>
                <w:lang w:val="es-ES" w:eastAsia="es-ES"/>
              </w:rPr>
            </w:rPrChange>
          </w:rPr>
          <w:t>id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01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02" w:author="Carlos Rosales" w:date="2025-08-11T08:2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03" w:author="Carlos Rosales" w:date="2025-08-11T08:27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04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05" w:author="Carlos Rosales" w:date="2025-08-11T08:27:00Z">
              <w:rPr>
                <w:color w:val="0033B3"/>
                <w:lang w:val="es-ES" w:eastAsia="es-ES"/>
              </w:rPr>
            </w:rPrChange>
          </w:rPr>
          <w:t>int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06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9C5E5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07" w:author="Carlos Rosales" w:date="2025-08-11T08:27:00Z">
              <w:rPr>
                <w:color w:val="871094"/>
                <w:lang w:val="es-ES" w:eastAsia="es-ES"/>
              </w:rPr>
            </w:rPrChange>
          </w:rPr>
          <w:t>numero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08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09" w:author="Carlos Rosales" w:date="2025-08-11T08:2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10" w:author="Carlos Rosales" w:date="2025-08-11T08:27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9C5E5C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11" w:author="Carlos Rosales" w:date="2025-08-11T08:2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12" w:author="Carlos Rosales" w:date="2025-08-11T08:27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9C5E5C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13" w:author="Carlos Rosales" w:date="2025-08-11T08:27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9C5E5C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14" w:author="Carlos Rosales" w:date="2025-08-11T08:27:00Z">
              <w:rPr>
                <w:color w:val="871094"/>
                <w:lang w:val="es-ES" w:eastAsia="es-ES"/>
              </w:rPr>
            </w:rPrChange>
          </w:rPr>
          <w:t>ubicacion</w:t>
        </w:r>
        <w:proofErr w:type="spellEnd"/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15" w:author="Carlos Rosales" w:date="2025-08-11T08:27:00Z">
              <w:rPr>
                <w:color w:val="080808"/>
                <w:lang w:val="es-ES" w:eastAsia="es-ES"/>
              </w:rPr>
            </w:rPrChange>
          </w:rPr>
          <w:t>;</w:t>
        </w:r>
        <w:r w:rsidRPr="009C5E5C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16" w:author="Carlos Rosales" w:date="2025-08-11T08:27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78836D3D" w14:textId="77777777" w:rsidR="009C5E5C" w:rsidRDefault="009C5E5C" w:rsidP="009C5E5C">
      <w:pPr>
        <w:ind w:firstLine="0"/>
        <w:rPr>
          <w:ins w:id="6517" w:author="Carlos Rosales" w:date="2025-08-11T08:27:00Z"/>
          <w:b/>
          <w:bCs/>
          <w:lang w:val="en-US" w:eastAsia="es-ES"/>
        </w:rPr>
      </w:pPr>
    </w:p>
    <w:p w14:paraId="5F0BB97B" w14:textId="373F0334" w:rsidR="009C5E5C" w:rsidRDefault="00A461A6" w:rsidP="009C5E5C">
      <w:pPr>
        <w:pStyle w:val="Prrafodelista"/>
        <w:numPr>
          <w:ilvl w:val="0"/>
          <w:numId w:val="20"/>
        </w:numPr>
        <w:rPr>
          <w:ins w:id="6518" w:author="Carlos Rosales" w:date="2025-08-11T08:33:00Z"/>
          <w:b/>
          <w:bCs/>
          <w:lang w:val="en-US" w:eastAsia="es-ES"/>
        </w:rPr>
      </w:pPr>
      <w:proofErr w:type="spellStart"/>
      <w:ins w:id="6519" w:author="Carlos Rosales" w:date="2025-08-11T08:32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archivo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ClienteDTO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3454F7BE" w14:textId="77777777" w:rsidR="00A461A6" w:rsidRPr="00A461A6" w:rsidRDefault="00A46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520" w:author="Carlos Rosales" w:date="2025-08-11T08:3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521" w:author="Carlos Rosales" w:date="2025-08-11T08:33:00Z">
            <w:rPr>
              <w:ins w:id="6522" w:author="Carlos Rosales" w:date="2025-08-11T08:33:00Z"/>
              <w:color w:val="080808"/>
              <w:lang w:val="es-ES" w:eastAsia="es-ES"/>
            </w:rPr>
          </w:rPrChange>
        </w:rPr>
        <w:pPrChange w:id="6523" w:author="Carlos Rosales" w:date="2025-08-11T08:33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524" w:author="Carlos Rosales" w:date="2025-08-11T08:33:00Z"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25" w:author="Carlos Rosales" w:date="2025-08-11T08:33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26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27" w:author="Carlos Rosales" w:date="2025-08-11T08:33:00Z">
              <w:rPr>
                <w:color w:val="000000"/>
                <w:lang w:val="es-ES" w:eastAsia="es-ES"/>
              </w:rPr>
            </w:rPrChange>
          </w:rPr>
          <w:t>com.devsoft.orders_api.dto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28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29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30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31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32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33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34" w:author="Carlos Rosales" w:date="2025-08-11T08:33:00Z">
              <w:rPr>
                <w:lang w:val="es-ES" w:eastAsia="es-ES"/>
              </w:rPr>
            </w:rPrChange>
          </w:rPr>
          <w:t>AllArgsConstructor</w:t>
        </w:r>
        <w:proofErr w:type="spellEnd"/>
        <w:proofErr w:type="gram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35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36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37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38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39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40" w:author="Carlos Rosales" w:date="2025-08-11T08:33:00Z">
              <w:rPr>
                <w:lang w:val="es-ES" w:eastAsia="es-ES"/>
              </w:rPr>
            </w:rPrChange>
          </w:rPr>
          <w:t>Builder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41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42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43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44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45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46" w:author="Carlos Rosales" w:date="2025-08-11T08:33:00Z">
              <w:rPr>
                <w:lang w:val="es-ES" w:eastAsia="es-ES"/>
              </w:rPr>
            </w:rPrChange>
          </w:rPr>
          <w:t>Data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47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48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49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50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51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52" w:author="Carlos Rosales" w:date="2025-08-11T08:33:00Z">
              <w:rPr>
                <w:lang w:val="es-ES" w:eastAsia="es-ES"/>
              </w:rPr>
            </w:rPrChange>
          </w:rPr>
          <w:t>NoArgsConstructor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53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54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55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56" w:author="Carlos Rosales" w:date="2025-08-11T08:33:00Z">
              <w:rPr>
                <w:lang w:val="es-ES" w:eastAsia="es-ES"/>
              </w:rPr>
            </w:rPrChange>
          </w:rPr>
          <w:t>@Data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57" w:author="Carlos Rosales" w:date="2025-08-11T08:33:00Z">
              <w:rPr>
                <w:lang w:val="es-ES" w:eastAsia="es-ES"/>
              </w:rPr>
            </w:rPrChange>
          </w:rPr>
          <w:br/>
          <w:t>@NoArgsConstructor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58" w:author="Carlos Rosales" w:date="2025-08-11T08:33:00Z">
              <w:rPr>
                <w:lang w:val="es-ES" w:eastAsia="es-ES"/>
              </w:rPr>
            </w:rPrChange>
          </w:rPr>
          <w:br/>
          <w:t>@AllArgsConstructor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59" w:author="Carlos Rosales" w:date="2025-08-11T08:33:00Z">
              <w:rPr>
                <w:lang w:val="es-ES" w:eastAsia="es-ES"/>
              </w:rPr>
            </w:rPrChange>
          </w:rPr>
          <w:br/>
          <w:t>@Builder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560" w:author="Carlos Rosales" w:date="2025-08-11T08:33:00Z">
              <w:rPr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61" w:author="Carlos Rosales" w:date="2025-08-11T08:33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62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63" w:author="Carlos Rosales" w:date="2025-08-11T08:33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64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65" w:author="Carlos Rosales" w:date="2025-08-11T08:33:00Z">
              <w:rPr>
                <w:color w:val="000000"/>
                <w:lang w:val="es-ES" w:eastAsia="es-ES"/>
              </w:rPr>
            </w:rPrChange>
          </w:rPr>
          <w:t>ClienteDTO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66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67" w:author="Carlos Rosales" w:date="2025-08-11T08:33:00Z">
              <w:rPr>
                <w:color w:val="080808"/>
                <w:lang w:val="es-ES" w:eastAsia="es-ES"/>
              </w:rPr>
            </w:rPrChange>
          </w:rPr>
          <w:t>{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68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69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70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71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Long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72" w:author="Carlos Rosales" w:date="2025-08-11T08:33:00Z">
              <w:rPr>
                <w:color w:val="871094"/>
                <w:lang w:val="es-ES" w:eastAsia="es-ES"/>
              </w:rPr>
            </w:rPrChange>
          </w:rPr>
          <w:t>id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73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74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75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76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77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78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79" w:author="Carlos Rosales" w:date="2025-08-11T08:33:00Z">
              <w:rPr>
                <w:color w:val="871094"/>
                <w:lang w:val="es-ES" w:eastAsia="es-ES"/>
              </w:rPr>
            </w:rPrChange>
          </w:rPr>
          <w:t>nombre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80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81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82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83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84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85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86" w:author="Carlos Rosales" w:date="2025-08-11T08:33:00Z">
              <w:rPr>
                <w:color w:val="871094"/>
                <w:lang w:val="es-ES" w:eastAsia="es-ES"/>
              </w:rPr>
            </w:rPrChange>
          </w:rPr>
          <w:t>direccion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87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88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89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90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91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92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593" w:author="Carlos Rosales" w:date="2025-08-11T08:33:00Z">
              <w:rPr>
                <w:color w:val="871094"/>
                <w:lang w:val="es-ES" w:eastAsia="es-ES"/>
              </w:rPr>
            </w:rPrChange>
          </w:rPr>
          <w:t>telefono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94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595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96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597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98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599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600" w:author="Carlos Rosales" w:date="2025-08-11T08:33:00Z">
              <w:rPr>
                <w:color w:val="871094"/>
                <w:lang w:val="es-ES" w:eastAsia="es-ES"/>
              </w:rPr>
            </w:rPrChange>
          </w:rPr>
          <w:t>email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01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02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03" w:author="Carlos Rosales" w:date="2025-08-11T08:33:00Z">
              <w:rPr>
                <w:color w:val="080808"/>
                <w:lang w:val="es-ES" w:eastAsia="es-ES"/>
              </w:rPr>
            </w:rPrChange>
          </w:rPr>
          <w:lastRenderedPageBreak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04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05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06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07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608" w:author="Carlos Rosales" w:date="2025-08-11T08:33:00Z">
              <w:rPr>
                <w:color w:val="871094"/>
                <w:lang w:val="es-ES" w:eastAsia="es-ES"/>
              </w:rPr>
            </w:rPrChange>
          </w:rPr>
          <w:t>tipoCliente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09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10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31CA5766" w14:textId="77777777" w:rsidR="00A461A6" w:rsidRDefault="00A461A6">
      <w:pPr>
        <w:pStyle w:val="Prrafodelista"/>
        <w:ind w:firstLine="0"/>
        <w:rPr>
          <w:ins w:id="6611" w:author="Carlos Rosales" w:date="2025-08-11T08:32:00Z"/>
          <w:b/>
          <w:bCs/>
          <w:lang w:val="en-US" w:eastAsia="es-ES"/>
        </w:rPr>
        <w:pPrChange w:id="6612" w:author="Carlos Rosales" w:date="2025-08-11T08:33:00Z">
          <w:pPr>
            <w:pStyle w:val="Prrafodelista"/>
            <w:numPr>
              <w:numId w:val="20"/>
            </w:numPr>
            <w:ind w:hanging="360"/>
          </w:pPr>
        </w:pPrChange>
      </w:pPr>
    </w:p>
    <w:p w14:paraId="6F37EA89" w14:textId="0796049D" w:rsidR="00A461A6" w:rsidRDefault="00A461A6" w:rsidP="009C5E5C">
      <w:pPr>
        <w:pStyle w:val="Prrafodelista"/>
        <w:numPr>
          <w:ilvl w:val="0"/>
          <w:numId w:val="20"/>
        </w:numPr>
        <w:rPr>
          <w:ins w:id="6613" w:author="Carlos Rosales" w:date="2025-08-11T08:33:00Z"/>
          <w:b/>
          <w:bCs/>
          <w:lang w:val="en-US" w:eastAsia="es-ES"/>
        </w:rPr>
      </w:pPr>
      <w:proofErr w:type="spellStart"/>
      <w:ins w:id="6614" w:author="Carlos Rosales" w:date="2025-08-11T08:32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archive </w:t>
        </w:r>
        <w:proofErr w:type="spellStart"/>
        <w:r>
          <w:rPr>
            <w:b/>
            <w:bCs/>
            <w:lang w:val="en-US" w:eastAsia="es-ES"/>
          </w:rPr>
          <w:t>RoleDTO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326EF558" w14:textId="77777777" w:rsidR="00A461A6" w:rsidRPr="00A461A6" w:rsidRDefault="00A46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615" w:author="Carlos Rosales" w:date="2025-08-11T08:3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616" w:author="Carlos Rosales" w:date="2025-08-11T08:33:00Z">
            <w:rPr>
              <w:ins w:id="6617" w:author="Carlos Rosales" w:date="2025-08-11T08:33:00Z"/>
              <w:color w:val="080808"/>
              <w:lang w:val="es-ES" w:eastAsia="es-ES"/>
            </w:rPr>
          </w:rPrChange>
        </w:rPr>
        <w:pPrChange w:id="6618" w:author="Carlos Rosales" w:date="2025-08-11T08:33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619" w:author="Carlos Rosales" w:date="2025-08-11T08:33:00Z"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20" w:author="Carlos Rosales" w:date="2025-08-11T08:33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21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22" w:author="Carlos Rosales" w:date="2025-08-11T08:33:00Z">
              <w:rPr>
                <w:color w:val="000000"/>
                <w:lang w:val="es-ES" w:eastAsia="es-ES"/>
              </w:rPr>
            </w:rPrChange>
          </w:rPr>
          <w:t>com.devsoft.orders_api.dto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23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24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25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26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27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28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29" w:author="Carlos Rosales" w:date="2025-08-11T08:33:00Z">
              <w:rPr>
                <w:lang w:val="es-ES" w:eastAsia="es-ES"/>
              </w:rPr>
            </w:rPrChange>
          </w:rPr>
          <w:t>AllArgsConstructor</w:t>
        </w:r>
        <w:proofErr w:type="spellEnd"/>
        <w:proofErr w:type="gram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30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31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32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33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34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35" w:author="Carlos Rosales" w:date="2025-08-11T08:33:00Z">
              <w:rPr>
                <w:lang w:val="es-ES" w:eastAsia="es-ES"/>
              </w:rPr>
            </w:rPrChange>
          </w:rPr>
          <w:t>Builder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36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37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38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39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40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41" w:author="Carlos Rosales" w:date="2025-08-11T08:33:00Z">
              <w:rPr>
                <w:lang w:val="es-ES" w:eastAsia="es-ES"/>
              </w:rPr>
            </w:rPrChange>
          </w:rPr>
          <w:t>Data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42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43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44" w:author="Carlos Rosales" w:date="2025-08-11T08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45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46" w:author="Carlos Rosales" w:date="2025-08-11T08:33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47" w:author="Carlos Rosales" w:date="2025-08-11T08:33:00Z">
              <w:rPr>
                <w:lang w:val="es-ES" w:eastAsia="es-ES"/>
              </w:rPr>
            </w:rPrChange>
          </w:rPr>
          <w:t>NoArgsConstructor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48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49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50" w:author="Carlos Rosales" w:date="2025-08-11T08:33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51" w:author="Carlos Rosales" w:date="2025-08-11T08:33:00Z">
              <w:rPr>
                <w:lang w:val="es-ES" w:eastAsia="es-ES"/>
              </w:rPr>
            </w:rPrChange>
          </w:rPr>
          <w:t>@Data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52" w:author="Carlos Rosales" w:date="2025-08-11T08:33:00Z">
              <w:rPr>
                <w:lang w:val="es-ES" w:eastAsia="es-ES"/>
              </w:rPr>
            </w:rPrChange>
          </w:rPr>
          <w:br/>
          <w:t>@NoArgsConstructor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53" w:author="Carlos Rosales" w:date="2025-08-11T08:33:00Z">
              <w:rPr>
                <w:lang w:val="es-ES" w:eastAsia="es-ES"/>
              </w:rPr>
            </w:rPrChange>
          </w:rPr>
          <w:br/>
          <w:t>@AllArgsConstructor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54" w:author="Carlos Rosales" w:date="2025-08-11T08:33:00Z">
              <w:rPr>
                <w:lang w:val="es-ES" w:eastAsia="es-ES"/>
              </w:rPr>
            </w:rPrChange>
          </w:rPr>
          <w:br/>
          <w:t>@Builder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55" w:author="Carlos Rosales" w:date="2025-08-11T08:33:00Z">
              <w:rPr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56" w:author="Carlos Rosales" w:date="2025-08-11T08:33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57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58" w:author="Carlos Rosales" w:date="2025-08-11T08:33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59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60" w:author="Carlos Rosales" w:date="2025-08-11T08:33:00Z">
              <w:rPr>
                <w:color w:val="000000"/>
                <w:lang w:val="es-ES" w:eastAsia="es-ES"/>
              </w:rPr>
            </w:rPrChange>
          </w:rPr>
          <w:t>RoleDTO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61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62" w:author="Carlos Rosales" w:date="2025-08-11T08:33:00Z">
              <w:rPr>
                <w:color w:val="080808"/>
                <w:lang w:val="es-ES" w:eastAsia="es-ES"/>
              </w:rPr>
            </w:rPrChange>
          </w:rPr>
          <w:t>{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63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64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65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66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Long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667" w:author="Carlos Rosales" w:date="2025-08-11T08:33:00Z">
              <w:rPr>
                <w:color w:val="871094"/>
                <w:lang w:val="es-ES" w:eastAsia="es-ES"/>
              </w:rPr>
            </w:rPrChange>
          </w:rPr>
          <w:t>id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68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69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70" w:author="Carlos Rosales" w:date="2025-08-11T08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71" w:author="Carlos Rosales" w:date="2025-08-11T08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72" w:author="Carlos Rosales" w:date="2025-08-11T08:33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73" w:author="Carlos Rosales" w:date="2025-08-11T08:33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674" w:author="Carlos Rosales" w:date="2025-08-11T08:33:00Z">
              <w:rPr>
                <w:color w:val="871094"/>
                <w:lang w:val="es-ES" w:eastAsia="es-ES"/>
              </w:rPr>
            </w:rPrChange>
          </w:rPr>
          <w:t>nombre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75" w:author="Carlos Rosales" w:date="2025-08-11T08:33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76" w:author="Carlos Rosales" w:date="2025-08-11T08:33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2D9F468A" w14:textId="77777777" w:rsidR="00A461A6" w:rsidRDefault="00A461A6">
      <w:pPr>
        <w:pStyle w:val="Prrafodelista"/>
        <w:ind w:firstLine="0"/>
        <w:rPr>
          <w:ins w:id="6677" w:author="Carlos Rosales" w:date="2025-08-11T08:32:00Z"/>
          <w:b/>
          <w:bCs/>
          <w:lang w:val="en-US" w:eastAsia="es-ES"/>
        </w:rPr>
        <w:pPrChange w:id="6678" w:author="Carlos Rosales" w:date="2025-08-11T08:33:00Z">
          <w:pPr>
            <w:pStyle w:val="Prrafodelista"/>
            <w:numPr>
              <w:numId w:val="20"/>
            </w:numPr>
            <w:ind w:hanging="360"/>
          </w:pPr>
        </w:pPrChange>
      </w:pPr>
    </w:p>
    <w:p w14:paraId="751CD627" w14:textId="70D0F606" w:rsidR="00A461A6" w:rsidRDefault="00A461A6" w:rsidP="009C5E5C">
      <w:pPr>
        <w:pStyle w:val="Prrafodelista"/>
        <w:numPr>
          <w:ilvl w:val="0"/>
          <w:numId w:val="20"/>
        </w:numPr>
        <w:rPr>
          <w:ins w:id="6679" w:author="Carlos Rosales" w:date="2025-08-11T08:33:00Z"/>
          <w:b/>
          <w:bCs/>
          <w:lang w:val="en-US" w:eastAsia="es-ES"/>
        </w:rPr>
      </w:pPr>
      <w:proofErr w:type="spellStart"/>
      <w:ins w:id="6680" w:author="Carlos Rosales" w:date="2025-08-11T08:32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archiv</w:t>
        </w:r>
      </w:ins>
      <w:ins w:id="6681" w:author="Carlos Rosales" w:date="2025-08-11T08:35:00Z">
        <w:r>
          <w:rPr>
            <w:b/>
            <w:bCs/>
            <w:lang w:val="en-US" w:eastAsia="es-ES"/>
          </w:rPr>
          <w:t>o</w:t>
        </w:r>
        <w:proofErr w:type="spellEnd"/>
        <w:r>
          <w:rPr>
            <w:b/>
            <w:bCs/>
            <w:lang w:val="en-US" w:eastAsia="es-ES"/>
          </w:rPr>
          <w:t xml:space="preserve"> </w:t>
        </w:r>
      </w:ins>
      <w:proofErr w:type="spellStart"/>
      <w:ins w:id="6682" w:author="Carlos Rosales" w:date="2025-08-11T08:32:00Z">
        <w:r>
          <w:rPr>
            <w:b/>
            <w:bCs/>
            <w:lang w:val="en-US" w:eastAsia="es-ES"/>
          </w:rPr>
          <w:t>UsuarioDTO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</w:t>
        </w:r>
      </w:ins>
      <w:ins w:id="6683" w:author="Carlos Rosales" w:date="2025-08-11T08:33:00Z">
        <w:r>
          <w:rPr>
            <w:b/>
            <w:bCs/>
            <w:lang w:val="en-US" w:eastAsia="es-ES"/>
          </w:rPr>
          <w:t xml:space="preserve">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62A9462F" w14:textId="77777777" w:rsidR="00A461A6" w:rsidRPr="00A461A6" w:rsidRDefault="00A46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684" w:author="Carlos Rosales" w:date="2025-08-11T08:35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685" w:author="Carlos Rosales" w:date="2025-08-11T08:35:00Z">
            <w:rPr>
              <w:ins w:id="6686" w:author="Carlos Rosales" w:date="2025-08-11T08:35:00Z"/>
              <w:color w:val="080808"/>
              <w:lang w:val="es-ES" w:eastAsia="es-ES"/>
            </w:rPr>
          </w:rPrChange>
        </w:rPr>
        <w:pPrChange w:id="6687" w:author="Carlos Rosales" w:date="2025-08-11T08:35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688" w:author="Carlos Rosales" w:date="2025-08-11T08:35:00Z"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89" w:author="Carlos Rosales" w:date="2025-08-11T08:35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90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91" w:author="Carlos Rosales" w:date="2025-08-11T08:35:00Z">
              <w:rPr>
                <w:color w:val="000000"/>
                <w:lang w:val="es-ES" w:eastAsia="es-ES"/>
              </w:rPr>
            </w:rPrChange>
          </w:rPr>
          <w:t>com.devsoft.orders_api.dto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92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93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94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95" w:author="Carlos Rosales" w:date="2025-08-11T08:3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696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697" w:author="Carlos Rosales" w:date="2025-08-11T08:35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698" w:author="Carlos Rosales" w:date="2025-08-11T08:35:00Z">
              <w:rPr>
                <w:lang w:val="es-ES" w:eastAsia="es-ES"/>
              </w:rPr>
            </w:rPrChange>
          </w:rPr>
          <w:t>AllArgsConstructor</w:t>
        </w:r>
        <w:proofErr w:type="spellEnd"/>
        <w:proofErr w:type="gram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699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00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01" w:author="Carlos Rosales" w:date="2025-08-11T08:3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02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03" w:author="Carlos Rosales" w:date="2025-08-11T08:35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04" w:author="Carlos Rosales" w:date="2025-08-11T08:35:00Z">
              <w:rPr>
                <w:lang w:val="es-ES" w:eastAsia="es-ES"/>
              </w:rPr>
            </w:rPrChange>
          </w:rPr>
          <w:t>Builder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05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06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07" w:author="Carlos Rosales" w:date="2025-08-11T08:3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08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09" w:author="Carlos Rosales" w:date="2025-08-11T08:35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10" w:author="Carlos Rosales" w:date="2025-08-11T08:35:00Z">
              <w:rPr>
                <w:lang w:val="es-ES" w:eastAsia="es-ES"/>
              </w:rPr>
            </w:rPrChange>
          </w:rPr>
          <w:t>Data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11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12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13" w:author="Carlos Rosales" w:date="2025-08-11T08:3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14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15" w:author="Carlos Rosales" w:date="2025-08-11T08:35:00Z">
              <w:rPr>
                <w:color w:val="000000"/>
                <w:lang w:val="es-ES" w:eastAsia="es-ES"/>
              </w:rPr>
            </w:rPrChange>
          </w:rPr>
          <w:t>lombok.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16" w:author="Carlos Rosales" w:date="2025-08-11T08:35:00Z">
              <w:rPr>
                <w:lang w:val="es-ES" w:eastAsia="es-ES"/>
              </w:rPr>
            </w:rPrChange>
          </w:rPr>
          <w:t>NoArgsConstructor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17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18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19" w:author="Carlos Rosales" w:date="2025-08-11T08:35:00Z">
              <w:rPr>
                <w:color w:val="080808"/>
                <w:lang w:val="es-ES" w:eastAsia="es-ES"/>
              </w:rPr>
            </w:rPrChange>
          </w:rPr>
          <w:br/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20" w:author="Carlos Rosales" w:date="2025-08-11T08:35:00Z">
              <w:rPr>
                <w:lang w:val="es-ES" w:eastAsia="es-ES"/>
              </w:rPr>
            </w:rPrChange>
          </w:rPr>
          <w:t>@Data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21" w:author="Carlos Rosales" w:date="2025-08-11T08:35:00Z">
              <w:rPr>
                <w:lang w:val="es-ES" w:eastAsia="es-ES"/>
              </w:rPr>
            </w:rPrChange>
          </w:rPr>
          <w:br/>
          <w:t>@NoArgsConstructor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22" w:author="Carlos Rosales" w:date="2025-08-11T08:35:00Z">
              <w:rPr>
                <w:lang w:val="es-ES" w:eastAsia="es-ES"/>
              </w:rPr>
            </w:rPrChange>
          </w:rPr>
          <w:br/>
          <w:t>@AllArgsConstructor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23" w:author="Carlos Rosales" w:date="2025-08-11T08:35:00Z">
              <w:rPr>
                <w:lang w:val="es-ES" w:eastAsia="es-ES"/>
              </w:rPr>
            </w:rPrChange>
          </w:rPr>
          <w:br/>
          <w:t>@Builder</w:t>
        </w:r>
        <w:r w:rsidRPr="00A461A6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724" w:author="Carlos Rosales" w:date="2025-08-11T08:35:00Z">
              <w:rPr>
                <w:lang w:val="es-ES" w:eastAsia="es-ES"/>
              </w:rPr>
            </w:rPrChange>
          </w:rPr>
          <w:br/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25" w:author="Carlos Rosales" w:date="2025-08-11T08:35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26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27" w:author="Carlos Rosales" w:date="2025-08-11T08:35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28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29" w:author="Carlos Rosales" w:date="2025-08-11T08:35:00Z">
              <w:rPr>
                <w:color w:val="000000"/>
                <w:lang w:val="es-ES" w:eastAsia="es-ES"/>
              </w:rPr>
            </w:rPrChange>
          </w:rPr>
          <w:t>UsuarioDTO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30" w:author="Carlos Rosales" w:date="2025-08-11T08:35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31" w:author="Carlos Rosales" w:date="2025-08-11T08:35:00Z">
              <w:rPr>
                <w:color w:val="080808"/>
                <w:lang w:val="es-ES" w:eastAsia="es-ES"/>
              </w:rPr>
            </w:rPrChange>
          </w:rPr>
          <w:t>{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32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33" w:author="Carlos Rosales" w:date="2025-08-11T08:35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34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35" w:author="Carlos Rosales" w:date="2025-08-11T08:35:00Z">
              <w:rPr>
                <w:color w:val="000000"/>
                <w:lang w:val="es-ES" w:eastAsia="es-ES"/>
              </w:rPr>
            </w:rPrChange>
          </w:rPr>
          <w:t xml:space="preserve">Long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736" w:author="Carlos Rosales" w:date="2025-08-11T08:35:00Z">
              <w:rPr>
                <w:color w:val="871094"/>
                <w:lang w:val="es-ES" w:eastAsia="es-ES"/>
              </w:rPr>
            </w:rPrChange>
          </w:rPr>
          <w:t>id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37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38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39" w:author="Carlos Rosales" w:date="2025-08-11T08:35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40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41" w:author="Carlos Rosales" w:date="2025-08-11T08:35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42" w:author="Carlos Rosales" w:date="2025-08-11T08:35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743" w:author="Carlos Rosales" w:date="2025-08-11T08:35:00Z">
              <w:rPr>
                <w:color w:val="871094"/>
                <w:lang w:val="es-ES" w:eastAsia="es-ES"/>
              </w:rPr>
            </w:rPrChange>
          </w:rPr>
          <w:t>nombre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44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45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46" w:author="Carlos Rosales" w:date="2025-08-11T08:35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47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48" w:author="Carlos Rosales" w:date="2025-08-11T08:35:00Z">
              <w:rPr>
                <w:color w:val="000000"/>
                <w:lang w:val="es-ES" w:eastAsia="es-ES"/>
              </w:rPr>
            </w:rPrChange>
          </w:rPr>
          <w:t>String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49" w:author="Carlos Rosales" w:date="2025-08-11T08:35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750" w:author="Carlos Rosales" w:date="2025-08-11T08:35:00Z">
              <w:rPr>
                <w:color w:val="871094"/>
                <w:lang w:val="es-ES" w:eastAsia="es-ES"/>
              </w:rPr>
            </w:rPrChange>
          </w:rPr>
          <w:t>usuario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51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52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53" w:author="Carlos Rosales" w:date="2025-08-11T08:35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54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55" w:author="Carlos Rosales" w:date="2025-08-11T08:35:00Z">
              <w:rPr>
                <w:color w:val="0033B3"/>
                <w:lang w:val="es-ES" w:eastAsia="es-ES"/>
              </w:rPr>
            </w:rPrChange>
          </w:rPr>
          <w:t>boolean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56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757" w:author="Carlos Rosales" w:date="2025-08-11T08:35:00Z">
              <w:rPr>
                <w:color w:val="871094"/>
                <w:lang w:val="es-ES" w:eastAsia="es-ES"/>
              </w:rPr>
            </w:rPrChange>
          </w:rPr>
          <w:t>activo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58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59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60" w:author="Carlos Rosales" w:date="2025-08-11T08:35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A461A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61" w:author="Carlos Rosales" w:date="2025-08-11T08:3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62" w:author="Carlos Rosales" w:date="2025-08-11T08:35:00Z">
              <w:rPr>
                <w:color w:val="000000"/>
                <w:lang w:val="es-ES" w:eastAsia="es-ES"/>
              </w:rPr>
            </w:rPrChange>
          </w:rPr>
          <w:t>RoleDTO</w:t>
        </w:r>
        <w:proofErr w:type="spellEnd"/>
        <w:r w:rsidRPr="00A461A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63" w:author="Carlos Rosales" w:date="2025-08-11T08:35:00Z">
              <w:rPr>
                <w:color w:val="000000"/>
                <w:lang w:val="es-ES" w:eastAsia="es-ES"/>
              </w:rPr>
            </w:rPrChange>
          </w:rPr>
          <w:t xml:space="preserve"> </w:t>
        </w:r>
        <w:proofErr w:type="spellStart"/>
        <w:r w:rsidRPr="00A461A6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764" w:author="Carlos Rosales" w:date="2025-08-11T08:35:00Z">
              <w:rPr>
                <w:color w:val="871094"/>
                <w:lang w:val="es-ES" w:eastAsia="es-ES"/>
              </w:rPr>
            </w:rPrChange>
          </w:rPr>
          <w:t>roleDTO</w:t>
        </w:r>
        <w:proofErr w:type="spellEnd"/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65" w:author="Carlos Rosales" w:date="2025-08-11T08:35:00Z">
              <w:rPr>
                <w:color w:val="080808"/>
                <w:lang w:val="es-ES" w:eastAsia="es-ES"/>
              </w:rPr>
            </w:rPrChange>
          </w:rPr>
          <w:t>;</w:t>
        </w:r>
        <w:r w:rsidRPr="00A461A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66" w:author="Carlos Rosales" w:date="2025-08-11T08:35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4F4CF24" w14:textId="77777777" w:rsidR="00A461A6" w:rsidRDefault="00A461A6" w:rsidP="00A461A6">
      <w:pPr>
        <w:ind w:firstLine="0"/>
        <w:rPr>
          <w:ins w:id="6767" w:author="Carlos Rosales" w:date="2025-08-11T08:35:00Z"/>
          <w:b/>
          <w:bCs/>
          <w:lang w:val="en-US" w:eastAsia="es-ES"/>
        </w:rPr>
      </w:pPr>
    </w:p>
    <w:p w14:paraId="59E004EA" w14:textId="5A424C2B" w:rsidR="00A461A6" w:rsidRDefault="00310485" w:rsidP="00A461A6">
      <w:pPr>
        <w:pStyle w:val="Prrafodelista"/>
        <w:numPr>
          <w:ilvl w:val="0"/>
          <w:numId w:val="20"/>
        </w:numPr>
        <w:rPr>
          <w:ins w:id="6768" w:author="Carlos Rosales" w:date="2025-08-11T09:20:00Z"/>
          <w:b/>
          <w:bCs/>
          <w:lang w:val="en-US" w:eastAsia="es-ES"/>
        </w:rPr>
      </w:pPr>
      <w:ins w:id="6769" w:author="Carlos Rosales" w:date="2025-08-11T09:18:00Z">
        <w:r>
          <w:rPr>
            <w:b/>
            <w:bCs/>
            <w:lang w:val="en-US" w:eastAsia="es-ES"/>
          </w:rPr>
          <w:t xml:space="preserve">En </w:t>
        </w:r>
        <w:proofErr w:type="spellStart"/>
        <w:r>
          <w:rPr>
            <w:b/>
            <w:bCs/>
            <w:lang w:val="en-US" w:eastAsia="es-ES"/>
          </w:rPr>
          <w:t>el</w:t>
        </w:r>
        <w:proofErr w:type="spellEnd"/>
        <w:r>
          <w:rPr>
            <w:b/>
            <w:bCs/>
            <w:lang w:val="en-US" w:eastAsia="es-ES"/>
          </w:rPr>
          <w:t xml:space="preserve"> package utils, 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un ENUM </w:t>
        </w:r>
        <w:proofErr w:type="spellStart"/>
        <w:r>
          <w:rPr>
            <w:b/>
            <w:bCs/>
            <w:lang w:val="en-US" w:eastAsia="es-ES"/>
          </w:rPr>
          <w:t>llamado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Estado</w:t>
        </w:r>
      </w:ins>
      <w:ins w:id="6770" w:author="Carlos Rosales" w:date="2025-08-11T09:19:00Z">
        <w:r>
          <w:rPr>
            <w:b/>
            <w:bCs/>
            <w:lang w:val="en-US" w:eastAsia="es-ES"/>
          </w:rPr>
          <w:t>Orden</w:t>
        </w:r>
      </w:ins>
      <w:proofErr w:type="spellEnd"/>
    </w:p>
    <w:p w14:paraId="5197632E" w14:textId="77777777" w:rsidR="00310485" w:rsidRPr="00310485" w:rsidRDefault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771" w:author="Carlos Rosales" w:date="2025-08-11T09:20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772" w:author="Carlos Rosales" w:date="2025-08-11T09:21:00Z">
            <w:rPr>
              <w:ins w:id="6773" w:author="Carlos Rosales" w:date="2025-08-11T09:20:00Z"/>
              <w:color w:val="080808"/>
              <w:lang w:val="es-ES" w:eastAsia="es-ES"/>
            </w:rPr>
          </w:rPrChange>
        </w:rPr>
        <w:pPrChange w:id="6774" w:author="Carlos Rosales" w:date="2025-08-11T09:21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775" w:author="Carlos Rosales" w:date="2025-08-11T09:20:00Z"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76" w:author="Carlos Rosales" w:date="2025-08-11T09:21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77" w:author="Carlos Rosales" w:date="2025-08-11T09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78" w:author="Carlos Rosales" w:date="2025-08-11T09:21:00Z">
              <w:rPr>
                <w:color w:val="000000"/>
                <w:lang w:val="es-ES" w:eastAsia="es-ES"/>
              </w:rPr>
            </w:rPrChange>
          </w:rPr>
          <w:t>com.devsoft</w:t>
        </w:r>
        <w:proofErr w:type="gram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79" w:author="Carlos Rosales" w:date="2025-08-11T09:21:00Z">
              <w:rPr>
                <w:color w:val="000000"/>
                <w:lang w:val="es-ES" w:eastAsia="es-ES"/>
              </w:rPr>
            </w:rPrChange>
          </w:rPr>
          <w:t>.orders_api.utils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80" w:author="Carlos Rosales" w:date="2025-08-11T09:21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81" w:author="Carlos Rosales" w:date="2025-08-11T09:21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82" w:author="Carlos Rosales" w:date="2025-08-11T09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83" w:author="Carlos Rosales" w:date="2025-08-11T09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84" w:author="Carlos Rosales" w:date="2025-08-11T09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85" w:author="Carlos Rosales" w:date="2025-08-11T09:21:00Z">
              <w:rPr>
                <w:color w:val="0033B3"/>
                <w:lang w:val="es-ES" w:eastAsia="es-ES"/>
              </w:rPr>
            </w:rPrChange>
          </w:rPr>
          <w:t>enum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786" w:author="Carlos Rosales" w:date="2025-08-11T09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87" w:author="Carlos Rosales" w:date="2025-08-11T09:21:00Z">
              <w:rPr>
                <w:color w:val="000000"/>
                <w:lang w:val="es-ES" w:eastAsia="es-ES"/>
              </w:rPr>
            </w:rPrChange>
          </w:rPr>
          <w:t>EstadoOrden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788" w:author="Carlos Rosales" w:date="2025-08-11T09:21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89" w:author="Carlos Rosales" w:date="2025-08-11T09:21:00Z">
              <w:rPr>
                <w:color w:val="080808"/>
                <w:lang w:val="es-ES" w:eastAsia="es-ES"/>
              </w:rPr>
            </w:rPrChange>
          </w:rPr>
          <w:t>{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0" w:author="Carlos Rosales" w:date="2025-08-11T09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791" w:author="Carlos Rosales" w:date="2025-08-11T09:21:00Z">
              <w:rPr>
                <w:i/>
                <w:iCs/>
                <w:lang w:val="es-ES" w:eastAsia="es-ES"/>
              </w:rPr>
            </w:rPrChange>
          </w:rPr>
          <w:t>CREADA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2" w:author="Carlos Rosales" w:date="2025-08-11T09:21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3" w:author="Carlos Rosales" w:date="2025-08-11T09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794" w:author="Carlos Rosales" w:date="2025-08-11T09:21:00Z">
              <w:rPr>
                <w:i/>
                <w:iCs/>
                <w:lang w:val="es-ES" w:eastAsia="es-ES"/>
              </w:rPr>
            </w:rPrChange>
          </w:rPr>
          <w:t>CONFIRMADA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5" w:author="Carlos Rosales" w:date="2025-08-11T09:21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6" w:author="Carlos Rosales" w:date="2025-08-11T09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797" w:author="Carlos Rosales" w:date="2025-08-11T09:21:00Z">
              <w:rPr>
                <w:i/>
                <w:iCs/>
                <w:lang w:val="es-ES" w:eastAsia="es-ES"/>
              </w:rPr>
            </w:rPrChange>
          </w:rPr>
          <w:t>PREPARANDO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8" w:author="Carlos Rosales" w:date="2025-08-11T09:21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799" w:author="Carlos Rosales" w:date="2025-08-11T09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800" w:author="Carlos Rosales" w:date="2025-08-11T09:21:00Z">
              <w:rPr>
                <w:i/>
                <w:iCs/>
                <w:lang w:val="es-ES" w:eastAsia="es-ES"/>
              </w:rPr>
            </w:rPrChange>
          </w:rPr>
          <w:t>LISTA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1" w:author="Carlos Rosales" w:date="2025-08-11T09:21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2" w:author="Carlos Rosales" w:date="2025-08-11T09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803" w:author="Carlos Rosales" w:date="2025-08-11T09:21:00Z">
              <w:rPr>
                <w:i/>
                <w:iCs/>
                <w:lang w:val="es-ES" w:eastAsia="es-ES"/>
              </w:rPr>
            </w:rPrChange>
          </w:rPr>
          <w:t>ENTREGADA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4" w:author="Carlos Rosales" w:date="2025-08-11T09:21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5" w:author="Carlos Rosales" w:date="2025-08-11T09:21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6" w:author="Carlos Rosales" w:date="2025-08-11T09:21:00Z">
              <w:rPr>
                <w:color w:val="080808"/>
                <w:lang w:val="es-ES" w:eastAsia="es-ES"/>
              </w:rPr>
            </w:rPrChange>
          </w:rPr>
          <w:lastRenderedPageBreak/>
          <w:t xml:space="preserve">    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807" w:author="Carlos Rosales" w:date="2025-08-11T09:21:00Z">
              <w:rPr>
                <w:i/>
                <w:iCs/>
                <w:lang w:val="es-ES" w:eastAsia="es-ES"/>
              </w:rPr>
            </w:rPrChange>
          </w:rPr>
          <w:t>ANULADA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808" w:author="Carlos Rosales" w:date="2025-08-11T09:21:00Z">
              <w:rPr>
                <w:i/>
                <w:iCs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09" w:author="Carlos Rosales" w:date="2025-08-11T09:21:00Z">
              <w:rPr>
                <w:color w:val="080808"/>
                <w:lang w:val="es-ES" w:eastAsia="es-ES"/>
              </w:rPr>
            </w:rPrChange>
          </w:rPr>
          <w:t>}</w:t>
        </w:r>
      </w:ins>
    </w:p>
    <w:p w14:paraId="413DCD08" w14:textId="77777777" w:rsidR="00310485" w:rsidRPr="00310485" w:rsidRDefault="00310485">
      <w:pPr>
        <w:ind w:left="360" w:firstLine="0"/>
        <w:rPr>
          <w:ins w:id="6810" w:author="Carlos Rosales" w:date="2025-08-11T09:18:00Z"/>
          <w:b/>
          <w:bCs/>
          <w:lang w:val="en-US" w:eastAsia="es-ES"/>
          <w:rPrChange w:id="6811" w:author="Carlos Rosales" w:date="2025-08-11T09:20:00Z">
            <w:rPr>
              <w:ins w:id="6812" w:author="Carlos Rosales" w:date="2025-08-11T09:18:00Z"/>
              <w:lang w:val="en-US" w:eastAsia="es-ES"/>
            </w:rPr>
          </w:rPrChange>
        </w:rPr>
        <w:pPrChange w:id="6813" w:author="Carlos Rosales" w:date="2025-08-11T09:20:00Z">
          <w:pPr>
            <w:pStyle w:val="Prrafodelista"/>
            <w:numPr>
              <w:numId w:val="20"/>
            </w:numPr>
            <w:ind w:hanging="360"/>
          </w:pPr>
        </w:pPrChange>
      </w:pPr>
    </w:p>
    <w:p w14:paraId="3A5E0CA9" w14:textId="37CBD7C6" w:rsidR="00310485" w:rsidRDefault="00310485" w:rsidP="00310485">
      <w:pPr>
        <w:pStyle w:val="Prrafodelista"/>
        <w:ind w:firstLine="0"/>
        <w:rPr>
          <w:ins w:id="6814" w:author="Carlos Rosales" w:date="2025-08-11T09:21:00Z"/>
          <w:b/>
          <w:bCs/>
          <w:lang w:val="en-US" w:eastAsia="es-ES"/>
        </w:rPr>
      </w:pPr>
      <w:ins w:id="6815" w:author="Carlos Rosales" w:date="2025-08-11T09:18:00Z">
        <w:r w:rsidRPr="00310485">
          <w:rPr>
            <w:b/>
            <w:bCs/>
            <w:noProof/>
            <w:lang w:val="en-US" w:eastAsia="es-ES"/>
          </w:rPr>
          <w:drawing>
            <wp:inline distT="0" distB="0" distL="0" distR="0" wp14:anchorId="2221A92A" wp14:editId="3093CC2B">
              <wp:extent cx="3650343" cy="1225868"/>
              <wp:effectExtent l="0" t="0" r="7620" b="0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016" cy="12348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BDBEB9" w14:textId="77777777" w:rsidR="00310485" w:rsidRDefault="00310485">
      <w:pPr>
        <w:pStyle w:val="Prrafodelista"/>
        <w:ind w:firstLine="0"/>
        <w:rPr>
          <w:ins w:id="6816" w:author="Carlos Rosales" w:date="2025-08-11T08:35:00Z"/>
          <w:b/>
          <w:bCs/>
          <w:lang w:val="en-US" w:eastAsia="es-ES"/>
        </w:rPr>
        <w:pPrChange w:id="6817" w:author="Carlos Rosales" w:date="2025-08-11T09:18:00Z">
          <w:pPr>
            <w:pStyle w:val="Prrafodelista"/>
            <w:numPr>
              <w:numId w:val="20"/>
            </w:numPr>
            <w:ind w:hanging="360"/>
          </w:pPr>
        </w:pPrChange>
      </w:pPr>
    </w:p>
    <w:p w14:paraId="102A1F4A" w14:textId="1934C88A" w:rsidR="00A461A6" w:rsidRDefault="00310485" w:rsidP="00A461A6">
      <w:pPr>
        <w:pStyle w:val="Prrafodelista"/>
        <w:numPr>
          <w:ilvl w:val="0"/>
          <w:numId w:val="20"/>
        </w:numPr>
        <w:rPr>
          <w:ins w:id="6818" w:author="Carlos Rosales" w:date="2025-08-11T09:22:00Z"/>
          <w:b/>
          <w:bCs/>
          <w:lang w:val="en-US" w:eastAsia="es-ES"/>
        </w:rPr>
      </w:pPr>
      <w:proofErr w:type="spellStart"/>
      <w:ins w:id="6819" w:author="Carlos Rosales" w:date="2025-08-11T09:21:00Z">
        <w:r>
          <w:rPr>
            <w:b/>
            <w:bCs/>
            <w:lang w:val="en-US" w:eastAsia="es-ES"/>
          </w:rPr>
          <w:t>Cambios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el</w:t>
        </w:r>
        <w:proofErr w:type="spellEnd"/>
        <w:r>
          <w:rPr>
            <w:b/>
            <w:bCs/>
            <w:lang w:val="en-US" w:eastAsia="es-ES"/>
          </w:rPr>
          <w:t xml:space="preserve"> campo </w:t>
        </w:r>
        <w:proofErr w:type="spellStart"/>
        <w:r>
          <w:rPr>
            <w:b/>
            <w:bCs/>
            <w:lang w:val="en-US" w:eastAsia="es-ES"/>
          </w:rPr>
          <w:t>estado</w:t>
        </w:r>
        <w:proofErr w:type="spellEnd"/>
        <w:r>
          <w:rPr>
            <w:b/>
            <w:bCs/>
            <w:lang w:val="en-US" w:eastAsia="es-ES"/>
          </w:rPr>
          <w:t xml:space="preserve"> de la </w:t>
        </w:r>
        <w:proofErr w:type="spellStart"/>
        <w:r>
          <w:rPr>
            <w:b/>
            <w:bCs/>
            <w:lang w:val="en-US" w:eastAsia="es-ES"/>
          </w:rPr>
          <w:t>entidad</w:t>
        </w:r>
        <w:proofErr w:type="spellEnd"/>
        <w:r>
          <w:rPr>
            <w:b/>
            <w:bCs/>
            <w:lang w:val="en-US" w:eastAsia="es-ES"/>
          </w:rPr>
          <w:t xml:space="preserve"> Orden.java</w:t>
        </w:r>
      </w:ins>
    </w:p>
    <w:p w14:paraId="072A2823" w14:textId="77777777" w:rsidR="00310485" w:rsidRPr="00310485" w:rsidRDefault="00310485">
      <w:pPr>
        <w:ind w:firstLine="0"/>
        <w:rPr>
          <w:ins w:id="6820" w:author="Carlos Rosales" w:date="2025-08-11T09:22:00Z"/>
          <w:lang w:val="en-US" w:eastAsia="es-ES"/>
        </w:rPr>
        <w:pPrChange w:id="6821" w:author="Carlos Rosales" w:date="2025-08-11T09:22:00Z">
          <w:pPr>
            <w:pStyle w:val="Prrafodelista"/>
            <w:numPr>
              <w:numId w:val="20"/>
            </w:numPr>
            <w:ind w:hanging="360"/>
          </w:pPr>
        </w:pPrChange>
      </w:pPr>
      <w:ins w:id="6822" w:author="Carlos Rosales" w:date="2025-08-11T09:22:00Z">
        <w:r w:rsidRPr="00310485">
          <w:rPr>
            <w:lang w:val="en-US" w:eastAsia="es-ES"/>
          </w:rPr>
          <w:t xml:space="preserve">Se </w:t>
        </w:r>
        <w:proofErr w:type="spellStart"/>
        <w:r w:rsidRPr="00310485">
          <w:rPr>
            <w:lang w:val="en-US" w:eastAsia="es-ES"/>
          </w:rPr>
          <w:t>cambio</w:t>
        </w:r>
        <w:proofErr w:type="spellEnd"/>
        <w:r w:rsidRPr="00310485">
          <w:rPr>
            <w:lang w:val="en-US" w:eastAsia="es-ES"/>
          </w:rPr>
          <w:t xml:space="preserve"> </w:t>
        </w:r>
        <w:proofErr w:type="spellStart"/>
        <w:r w:rsidRPr="00310485">
          <w:rPr>
            <w:lang w:val="en-US" w:eastAsia="es-ES"/>
          </w:rPr>
          <w:t>el</w:t>
        </w:r>
        <w:proofErr w:type="spellEnd"/>
        <w:r w:rsidRPr="00310485">
          <w:rPr>
            <w:lang w:val="en-US" w:eastAsia="es-ES"/>
          </w:rPr>
          <w:t xml:space="preserve"> </w:t>
        </w:r>
        <w:proofErr w:type="spellStart"/>
        <w:r w:rsidRPr="00310485">
          <w:rPr>
            <w:lang w:val="en-US" w:eastAsia="es-ES"/>
          </w:rPr>
          <w:t>tipo</w:t>
        </w:r>
        <w:proofErr w:type="spellEnd"/>
        <w:r w:rsidRPr="00310485">
          <w:rPr>
            <w:lang w:val="en-US" w:eastAsia="es-ES"/>
          </w:rPr>
          <w:t xml:space="preserve"> de </w:t>
        </w:r>
        <w:proofErr w:type="spellStart"/>
        <w:r w:rsidRPr="00310485">
          <w:rPr>
            <w:lang w:val="en-US" w:eastAsia="es-ES"/>
          </w:rPr>
          <w:t>dato</w:t>
        </w:r>
        <w:proofErr w:type="spellEnd"/>
        <w:r w:rsidRPr="00310485">
          <w:rPr>
            <w:lang w:val="en-US" w:eastAsia="es-ES"/>
          </w:rPr>
          <w:t xml:space="preserve"> para la </w:t>
        </w:r>
        <w:proofErr w:type="spellStart"/>
        <w:r w:rsidRPr="00310485">
          <w:rPr>
            <w:lang w:val="en-US" w:eastAsia="es-ES"/>
          </w:rPr>
          <w:t>columna</w:t>
        </w:r>
        <w:proofErr w:type="spellEnd"/>
        <w:r w:rsidRPr="00310485">
          <w:rPr>
            <w:lang w:val="en-US" w:eastAsia="es-ES"/>
          </w:rPr>
          <w:t xml:space="preserve"> “</w:t>
        </w:r>
        <w:proofErr w:type="spellStart"/>
        <w:r w:rsidRPr="00310485">
          <w:rPr>
            <w:lang w:val="en-US" w:eastAsia="es-ES"/>
          </w:rPr>
          <w:t>estado</w:t>
        </w:r>
        <w:proofErr w:type="spellEnd"/>
        <w:r w:rsidRPr="00310485">
          <w:rPr>
            <w:lang w:val="en-US" w:eastAsia="es-ES"/>
          </w:rPr>
          <w:t>”:</w:t>
        </w:r>
      </w:ins>
    </w:p>
    <w:p w14:paraId="31C1493E" w14:textId="31F8CF09" w:rsidR="00310485" w:rsidRDefault="00310485" w:rsidP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823" w:author="Carlos Rosales" w:date="2025-08-11T09:22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  <w:ins w:id="6824" w:author="Carlos Rosales" w:date="2025-08-11T09:22:00Z"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25" w:author="Carlos Rosales" w:date="2025-08-11T09:22:00Z">
              <w:rPr>
                <w:color w:val="9E880D"/>
                <w:lang w:val="es-ES" w:eastAsia="es-ES"/>
              </w:rPr>
            </w:rPrChange>
          </w:rPr>
          <w:t>@</w:t>
        </w:r>
        <w:proofErr w:type="gramStart"/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26" w:author="Carlos Rosales" w:date="2025-08-11T09:22:00Z">
              <w:rPr>
                <w:color w:val="9E880D"/>
                <w:lang w:val="es-ES" w:eastAsia="es-ES"/>
              </w:rPr>
            </w:rPrChange>
          </w:rPr>
          <w:t>Column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27" w:author="Carlos Rosales" w:date="2025-08-11T09:22:00Z">
              <w:rPr>
                <w:lang w:val="es-ES" w:eastAsia="es-ES"/>
              </w:rPr>
            </w:rPrChange>
          </w:rPr>
          <w:t>(</w:t>
        </w:r>
        <w:proofErr w:type="gram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28" w:author="Carlos Rosales" w:date="2025-08-11T09:22:00Z">
              <w:rPr>
                <w:lang w:val="es-ES" w:eastAsia="es-ES"/>
              </w:rPr>
            </w:rPrChange>
          </w:rPr>
          <w:t xml:space="preserve">name = </w:t>
        </w:r>
        <w:r w:rsidRPr="00310485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6829" w:author="Carlos Rosales" w:date="2025-08-11T09:22:00Z">
              <w:rPr>
                <w:color w:val="067D17"/>
                <w:lang w:val="es-ES" w:eastAsia="es-ES"/>
              </w:rPr>
            </w:rPrChange>
          </w:rPr>
          <w:t>"estado"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0" w:author="Carlos Rosales" w:date="2025-08-11T09:22:00Z">
              <w:rPr>
                <w:lang w:val="es-ES" w:eastAsia="es-ES"/>
              </w:rPr>
            </w:rPrChange>
          </w:rPr>
          <w:t xml:space="preserve">, </w:t>
        </w:r>
        <w:proofErr w:type="spellStart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1" w:author="Carlos Rosales" w:date="2025-08-11T09:22:00Z">
              <w:rPr>
                <w:lang w:val="es-ES" w:eastAsia="es-ES"/>
              </w:rPr>
            </w:rPrChange>
          </w:rPr>
          <w:t>nullable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2" w:author="Carlos Rosales" w:date="2025-08-11T09:22:00Z">
              <w:rPr>
                <w:lang w:val="es-ES" w:eastAsia="es-ES"/>
              </w:rPr>
            </w:rPrChange>
          </w:rPr>
          <w:t xml:space="preserve"> = </w:t>
        </w:r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33" w:author="Carlos Rosales" w:date="2025-08-11T09:22:00Z">
              <w:rPr>
                <w:color w:val="0033B3"/>
                <w:lang w:val="es-ES" w:eastAsia="es-ES"/>
              </w:rPr>
            </w:rPrChange>
          </w:rPr>
          <w:t>false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4" w:author="Carlos Rosales" w:date="2025-08-11T09:22:00Z">
              <w:rPr>
                <w:lang w:val="es-ES" w:eastAsia="es-ES"/>
              </w:rPr>
            </w:rPrChange>
          </w:rPr>
          <w:t xml:space="preserve">, </w:t>
        </w:r>
        <w:proofErr w:type="spellStart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5" w:author="Carlos Rosales" w:date="2025-08-11T09:22:00Z">
              <w:rPr>
                <w:lang w:val="es-ES" w:eastAsia="es-ES"/>
              </w:rPr>
            </w:rPrChange>
          </w:rPr>
          <w:t>length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6" w:author="Carlos Rosales" w:date="2025-08-11T09:22:00Z">
              <w:rPr>
                <w:lang w:val="es-ES" w:eastAsia="es-ES"/>
              </w:rPr>
            </w:rPrChange>
          </w:rPr>
          <w:t xml:space="preserve"> = </w:t>
        </w:r>
        <w:r w:rsidRPr="00310485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s-ES" w:eastAsia="es-ES"/>
            <w14:ligatures w14:val="none"/>
            <w:rPrChange w:id="6837" w:author="Carlos Rosales" w:date="2025-08-11T09:22:00Z">
              <w:rPr>
                <w:color w:val="1750EB"/>
                <w:lang w:val="es-ES" w:eastAsia="es-ES"/>
              </w:rPr>
            </w:rPrChange>
          </w:rPr>
          <w:t>1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8" w:author="Carlos Rosales" w:date="2025-08-11T09:22:00Z">
              <w:rPr>
                <w:lang w:val="es-ES" w:eastAsia="es-ES"/>
              </w:rPr>
            </w:rPrChange>
          </w:rPr>
          <w:t>)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39" w:author="Carlos Rosales" w:date="2025-08-11T09:22:00Z">
              <w:rPr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40" w:author="Carlos Rosales" w:date="2025-08-11T09:22:00Z">
              <w:rPr>
                <w:color w:val="9E880D"/>
                <w:lang w:val="es-ES" w:eastAsia="es-ES"/>
              </w:rPr>
            </w:rPrChange>
          </w:rPr>
          <w:t>@Enumerated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41" w:author="Carlos Rosales" w:date="2025-08-11T09:22:00Z">
              <w:rPr>
                <w:lang w:val="es-ES" w:eastAsia="es-ES"/>
              </w:rPr>
            </w:rPrChange>
          </w:rPr>
          <w:t>(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42" w:author="Carlos Rosales" w:date="2025-08-11T09:22:00Z">
              <w:rPr>
                <w:color w:val="000000"/>
                <w:lang w:val="es-ES" w:eastAsia="es-ES"/>
              </w:rPr>
            </w:rPrChange>
          </w:rPr>
          <w:t>EnumType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43" w:author="Carlos Rosales" w:date="2025-08-11T09:22:00Z">
              <w:rPr>
                <w:lang w:val="es-ES" w:eastAsia="es-ES"/>
              </w:rPr>
            </w:rPrChange>
          </w:rPr>
          <w:t>.</w:t>
        </w:r>
        <w:r w:rsidRPr="00310485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6844" w:author="Carlos Rosales" w:date="2025-08-11T09:22:00Z">
              <w:rPr>
                <w:i/>
                <w:iCs/>
                <w:color w:val="871094"/>
                <w:lang w:val="es-ES" w:eastAsia="es-ES"/>
              </w:rPr>
            </w:rPrChange>
          </w:rPr>
          <w:t>STRING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45" w:author="Carlos Rosales" w:date="2025-08-11T09:22:00Z">
              <w:rPr>
                <w:lang w:val="es-ES" w:eastAsia="es-ES"/>
              </w:rPr>
            </w:rPrChange>
          </w:rPr>
          <w:t>)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46" w:author="Carlos Rosales" w:date="2025-08-11T09:22:00Z">
              <w:rPr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47" w:author="Carlos Rosales" w:date="2025-08-11T09:22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48" w:author="Carlos Rosales" w:date="2025-08-11T09:2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49" w:author="Carlos Rosales" w:date="2025-08-11T09:22:00Z">
              <w:rPr>
                <w:color w:val="000000"/>
                <w:lang w:val="es-ES" w:eastAsia="es-ES"/>
              </w:rPr>
            </w:rPrChange>
          </w:rPr>
          <w:t>EstadoOrden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50" w:author="Carlos Rosales" w:date="2025-08-11T09:22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851" w:author="Carlos Rosales" w:date="2025-08-11T09:22:00Z">
              <w:rPr>
                <w:color w:val="871094"/>
                <w:lang w:val="es-ES" w:eastAsia="es-ES"/>
              </w:rPr>
            </w:rPrChange>
          </w:rPr>
          <w:t>estado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52" w:author="Carlos Rosales" w:date="2025-08-11T09:22:00Z">
              <w:rPr>
                <w:lang w:val="es-ES" w:eastAsia="es-ES"/>
              </w:rPr>
            </w:rPrChange>
          </w:rPr>
          <w:t>;</w:t>
        </w:r>
      </w:ins>
    </w:p>
    <w:p w14:paraId="28093CD6" w14:textId="77777777" w:rsidR="00310485" w:rsidRDefault="00310485" w:rsidP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853" w:author="Carlos Rosales" w:date="2025-08-11T09:22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3AAAC7D9" w14:textId="77777777" w:rsidR="00310485" w:rsidRPr="00310485" w:rsidRDefault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854" w:author="Carlos Rosales" w:date="2025-08-11T08:35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855" w:author="Carlos Rosales" w:date="2025-08-11T09:22:00Z">
            <w:rPr>
              <w:ins w:id="6856" w:author="Carlos Rosales" w:date="2025-08-11T08:35:00Z"/>
              <w:lang w:val="en-US" w:eastAsia="es-ES"/>
            </w:rPr>
          </w:rPrChange>
        </w:rPr>
        <w:pPrChange w:id="6857" w:author="Carlos Rosales" w:date="2025-08-11T09:22:00Z">
          <w:pPr>
            <w:pStyle w:val="Prrafodelista"/>
            <w:numPr>
              <w:numId w:val="20"/>
            </w:numPr>
            <w:ind w:hanging="360"/>
          </w:pPr>
        </w:pPrChange>
      </w:pPr>
    </w:p>
    <w:p w14:paraId="575834E7" w14:textId="3E7E91D5" w:rsidR="00A461A6" w:rsidRDefault="00310485" w:rsidP="00A461A6">
      <w:pPr>
        <w:pStyle w:val="Prrafodelista"/>
        <w:numPr>
          <w:ilvl w:val="0"/>
          <w:numId w:val="20"/>
        </w:numPr>
        <w:rPr>
          <w:ins w:id="6858" w:author="Carlos Rosales" w:date="2025-08-11T09:26:00Z"/>
          <w:b/>
          <w:bCs/>
          <w:lang w:val="en-US" w:eastAsia="es-ES"/>
        </w:rPr>
      </w:pPr>
      <w:proofErr w:type="spellStart"/>
      <w:ins w:id="6859" w:author="Carlos Rosales" w:date="2025-08-11T09:26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archivo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DetalleOrdenDTO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4B4490A0" w14:textId="0E45A2A0" w:rsidR="00310485" w:rsidRPr="00310485" w:rsidRDefault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860" w:author="Carlos Rosales" w:date="2025-08-11T09:26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6861" w:author="Carlos Rosales" w:date="2025-08-11T09:26:00Z">
            <w:rPr>
              <w:ins w:id="6862" w:author="Carlos Rosales" w:date="2025-08-11T09:26:00Z"/>
              <w:color w:val="080808"/>
              <w:lang w:val="es-ES" w:eastAsia="es-ES"/>
            </w:rPr>
          </w:rPrChange>
        </w:rPr>
        <w:pPrChange w:id="6863" w:author="Carlos Rosales" w:date="2025-08-11T09:26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6864" w:author="Carlos Rosales" w:date="2025-08-11T09:26:00Z"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65" w:author="Carlos Rosales" w:date="2025-08-11T09:26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66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67" w:author="Carlos Rosales" w:date="2025-08-11T09:26:00Z">
              <w:rPr>
                <w:color w:val="000000"/>
                <w:lang w:val="es-ES" w:eastAsia="es-ES"/>
              </w:rPr>
            </w:rPrChange>
          </w:rPr>
          <w:t>com.devsoft.orders_api.dto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68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69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70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71" w:author="Carlos Rosales" w:date="2025-08-11T09:2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72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73" w:author="Carlos Rosales" w:date="2025-08-11T09:26:00Z">
              <w:rPr>
                <w:color w:val="000000"/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74" w:author="Carlos Rosales" w:date="2025-08-11T09:26:00Z">
              <w:rPr>
                <w:lang w:val="es-ES" w:eastAsia="es-ES"/>
              </w:rPr>
            </w:rPrChange>
          </w:rPr>
          <w:t>AllArgsConstructor</w:t>
        </w:r>
        <w:proofErr w:type="spellEnd"/>
        <w:proofErr w:type="gram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75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76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77" w:author="Carlos Rosales" w:date="2025-08-11T09:2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78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79" w:author="Carlos Rosales" w:date="2025-08-11T09:26:00Z">
              <w:rPr>
                <w:color w:val="000000"/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80" w:author="Carlos Rosales" w:date="2025-08-11T09:26:00Z">
              <w:rPr>
                <w:lang w:val="es-ES" w:eastAsia="es-ES"/>
              </w:rPr>
            </w:rPrChange>
          </w:rPr>
          <w:t>Builder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81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82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83" w:author="Carlos Rosales" w:date="2025-08-11T09:2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84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85" w:author="Carlos Rosales" w:date="2025-08-11T09:26:00Z">
              <w:rPr>
                <w:color w:val="000000"/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86" w:author="Carlos Rosales" w:date="2025-08-11T09:26:00Z">
              <w:rPr>
                <w:lang w:val="es-ES" w:eastAsia="es-ES"/>
              </w:rPr>
            </w:rPrChange>
          </w:rPr>
          <w:t>Data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87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88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89" w:author="Carlos Rosales" w:date="2025-08-11T09:2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90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91" w:author="Carlos Rosales" w:date="2025-08-11T09:26:00Z">
              <w:rPr>
                <w:color w:val="000000"/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892" w:author="Carlos Rosales" w:date="2025-08-11T09:26:00Z">
              <w:rPr>
                <w:lang w:val="es-ES" w:eastAsia="es-ES"/>
              </w:rPr>
            </w:rPrChange>
          </w:rPr>
          <w:t>NoArgsConstructor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93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94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95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96" w:author="Carlos Rosales" w:date="2025-08-11T09:2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897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898" w:author="Carlos Rosales" w:date="2025-08-11T09:26:00Z">
              <w:rPr>
                <w:color w:val="000000"/>
                <w:lang w:val="es-ES" w:eastAsia="es-ES"/>
              </w:rPr>
            </w:rPrChange>
          </w:rPr>
          <w:t>java.math.BigDecimal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899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00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01" w:author="Carlos Rosales" w:date="2025-08-11T09:26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02" w:author="Carlos Rosales" w:date="2025-08-11T09:26:00Z">
              <w:rPr>
                <w:lang w:val="es-ES" w:eastAsia="es-ES"/>
              </w:rPr>
            </w:rPrChange>
          </w:rPr>
          <w:t>@Data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03" w:author="Carlos Rosales" w:date="2025-08-11T09:26:00Z">
              <w:rPr>
                <w:lang w:val="es-ES" w:eastAsia="es-ES"/>
              </w:rPr>
            </w:rPrChange>
          </w:rPr>
          <w:br/>
          <w:t>@NoArgsConstructor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04" w:author="Carlos Rosales" w:date="2025-08-11T09:26:00Z">
              <w:rPr>
                <w:lang w:val="es-ES" w:eastAsia="es-ES"/>
              </w:rPr>
            </w:rPrChange>
          </w:rPr>
          <w:br/>
          <w:t>@AllArgsConstructor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05" w:author="Carlos Rosales" w:date="2025-08-11T09:26:00Z">
              <w:rPr>
                <w:lang w:val="es-ES" w:eastAsia="es-ES"/>
              </w:rPr>
            </w:rPrChange>
          </w:rPr>
          <w:br/>
          <w:t>@Builder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06" w:author="Carlos Rosales" w:date="2025-08-11T09:26:00Z">
              <w:rPr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07" w:author="Carlos Rosales" w:date="2025-08-11T09:2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08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09" w:author="Carlos Rosales" w:date="2025-08-11T09:26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10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11" w:author="Carlos Rosales" w:date="2025-08-11T09:26:00Z">
              <w:rPr>
                <w:color w:val="000000"/>
                <w:lang w:val="es-ES" w:eastAsia="es-ES"/>
              </w:rPr>
            </w:rPrChange>
          </w:rPr>
          <w:t>DetalleOrdenDTO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12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13" w:author="Carlos Rosales" w:date="2025-08-11T09:26:00Z">
              <w:rPr>
                <w:color w:val="080808"/>
                <w:lang w:val="es-ES" w:eastAsia="es-ES"/>
              </w:rPr>
            </w:rPrChange>
          </w:rPr>
          <w:t>{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14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15" w:author="Carlos Rosales" w:date="2025-08-11T09:2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16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17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Long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918" w:author="Carlos Rosales" w:date="2025-08-11T09:26:00Z">
              <w:rPr>
                <w:color w:val="871094"/>
                <w:lang w:val="es-ES" w:eastAsia="es-ES"/>
              </w:rPr>
            </w:rPrChange>
          </w:rPr>
          <w:t>id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19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20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21" w:author="Carlos Rosales" w:date="2025-08-11T09:2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22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</w:ins>
      <w:proofErr w:type="spellStart"/>
      <w:ins w:id="6923" w:author="Carlos Rosales" w:date="2025-08-12T07:07:00Z">
        <w:r w:rsidR="005A0FE1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</w:rPr>
          <w:t>MenuDTO</w:t>
        </w:r>
      </w:ins>
      <w:proofErr w:type="spellEnd"/>
      <w:ins w:id="6924" w:author="Carlos Rosales" w:date="2025-08-11T09:26:00Z"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25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 </w:t>
        </w:r>
      </w:ins>
      <w:proofErr w:type="spellStart"/>
      <w:ins w:id="6926" w:author="Carlos Rosales" w:date="2025-08-12T07:07:00Z">
        <w:r w:rsidR="005A0FE1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</w:rPr>
          <w:t>menuDTO</w:t>
        </w:r>
      </w:ins>
      <w:proofErr w:type="spellEnd"/>
      <w:ins w:id="6927" w:author="Carlos Rosales" w:date="2025-08-11T09:26:00Z"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28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29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30" w:author="Carlos Rosales" w:date="2025-08-11T09:2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31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32" w:author="Carlos Rosales" w:date="2025-08-11T09:26:00Z">
              <w:rPr>
                <w:color w:val="000000"/>
                <w:lang w:val="es-ES" w:eastAsia="es-ES"/>
              </w:rPr>
            </w:rPrChange>
          </w:rPr>
          <w:t>Integer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33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934" w:author="Carlos Rosales" w:date="2025-08-11T09:26:00Z">
              <w:rPr>
                <w:color w:val="871094"/>
                <w:lang w:val="es-ES" w:eastAsia="es-ES"/>
              </w:rPr>
            </w:rPrChange>
          </w:rPr>
          <w:t>cantidad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35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36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37" w:author="Carlos Rosales" w:date="2025-08-11T09:2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38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39" w:author="Carlos Rosales" w:date="2025-08-11T09:26:00Z">
              <w:rPr>
                <w:color w:val="000000"/>
                <w:lang w:val="es-ES" w:eastAsia="es-ES"/>
              </w:rPr>
            </w:rPrChange>
          </w:rPr>
          <w:t>BigDecimal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40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941" w:author="Carlos Rosales" w:date="2025-08-11T09:26:00Z">
              <w:rPr>
                <w:color w:val="871094"/>
                <w:lang w:val="es-ES" w:eastAsia="es-ES"/>
              </w:rPr>
            </w:rPrChange>
          </w:rPr>
          <w:t>precio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42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43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44" w:author="Carlos Rosales" w:date="2025-08-11T09:2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45" w:author="Carlos Rosales" w:date="2025-08-11T09:2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46" w:author="Carlos Rosales" w:date="2025-08-11T09:26:00Z">
              <w:rPr>
                <w:color w:val="000000"/>
                <w:lang w:val="es-ES" w:eastAsia="es-ES"/>
              </w:rPr>
            </w:rPrChange>
          </w:rPr>
          <w:t>BigDecimal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47" w:author="Carlos Rosales" w:date="2025-08-11T09:26:00Z">
              <w:rPr>
                <w:color w:val="000000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6948" w:author="Carlos Rosales" w:date="2025-08-11T09:26:00Z">
              <w:rPr>
                <w:color w:val="871094"/>
                <w:lang w:val="es-ES" w:eastAsia="es-ES"/>
              </w:rPr>
            </w:rPrChange>
          </w:rPr>
          <w:t>subtotal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49" w:author="Carlos Rosales" w:date="2025-08-11T09:26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50" w:author="Carlos Rosales" w:date="2025-08-11T09:26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65278852" w14:textId="77777777" w:rsidR="00310485" w:rsidRPr="00310485" w:rsidRDefault="00310485">
      <w:pPr>
        <w:ind w:firstLine="0"/>
        <w:rPr>
          <w:ins w:id="6951" w:author="Carlos Rosales" w:date="2025-08-11T08:35:00Z"/>
          <w:b/>
          <w:bCs/>
          <w:lang w:val="en-US" w:eastAsia="es-ES"/>
          <w:rPrChange w:id="6952" w:author="Carlos Rosales" w:date="2025-08-11T09:26:00Z">
            <w:rPr>
              <w:ins w:id="6953" w:author="Carlos Rosales" w:date="2025-08-11T08:35:00Z"/>
              <w:lang w:val="en-US" w:eastAsia="es-ES"/>
            </w:rPr>
          </w:rPrChange>
        </w:rPr>
        <w:pPrChange w:id="6954" w:author="Carlos Rosales" w:date="2025-08-11T09:26:00Z">
          <w:pPr>
            <w:pStyle w:val="Prrafodelista"/>
            <w:numPr>
              <w:numId w:val="20"/>
            </w:numPr>
            <w:ind w:hanging="360"/>
          </w:pPr>
        </w:pPrChange>
      </w:pPr>
    </w:p>
    <w:p w14:paraId="20A07F5F" w14:textId="5F1CEEDB" w:rsidR="00A461A6" w:rsidRDefault="00310485" w:rsidP="00A461A6">
      <w:pPr>
        <w:pStyle w:val="Prrafodelista"/>
        <w:numPr>
          <w:ilvl w:val="0"/>
          <w:numId w:val="20"/>
        </w:numPr>
        <w:rPr>
          <w:ins w:id="6955" w:author="Carlos Rosales" w:date="2025-08-11T09:31:00Z"/>
          <w:b/>
          <w:bCs/>
          <w:lang w:val="en-US" w:eastAsia="es-ES"/>
        </w:rPr>
      </w:pPr>
      <w:proofErr w:type="spellStart"/>
      <w:ins w:id="6956" w:author="Carlos Rosales" w:date="2025-08-11T09:26:00Z">
        <w:r>
          <w:rPr>
            <w:b/>
            <w:bCs/>
            <w:lang w:val="en-US" w:eastAsia="es-ES"/>
          </w:rPr>
          <w:t>Crear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archivo</w:t>
        </w:r>
        <w:proofErr w:type="spellEnd"/>
        <w:r>
          <w:rPr>
            <w:b/>
            <w:bCs/>
            <w:lang w:val="en-US" w:eastAsia="es-ES"/>
          </w:rPr>
          <w:t xml:space="preserve"> </w:t>
        </w:r>
      </w:ins>
      <w:proofErr w:type="spellStart"/>
      <w:ins w:id="6957" w:author="Carlos Rosales" w:date="2025-08-11T09:31:00Z">
        <w:r>
          <w:rPr>
            <w:b/>
            <w:bCs/>
            <w:lang w:val="en-US" w:eastAsia="es-ES"/>
          </w:rPr>
          <w:t>OrdenDTO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</w:t>
        </w:r>
        <w:proofErr w:type="spellStart"/>
        <w:r>
          <w:rPr>
            <w:b/>
            <w:bCs/>
            <w:lang w:val="en-US" w:eastAsia="es-ES"/>
          </w:rPr>
          <w:t>dto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76B7A02D" w14:textId="77777777" w:rsidR="00DE7E25" w:rsidRDefault="00310485" w:rsidP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6958" w:author="Carlos Rosales" w:date="2025-08-11T09:48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  <w:proofErr w:type="spellStart"/>
      <w:ins w:id="6959" w:author="Carlos Rosales" w:date="2025-08-11T09:33:00Z"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60" w:author="Carlos Rosales" w:date="2025-08-11T09:33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61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62" w:author="Carlos Rosales" w:date="2025-08-11T09:33:00Z">
              <w:rPr>
                <w:lang w:val="es-ES" w:eastAsia="es-ES"/>
              </w:rPr>
            </w:rPrChange>
          </w:rPr>
          <w:t>com.devsoft.orders_api.dto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63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64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65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66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67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68" w:author="Carlos Rosales" w:date="2025-08-11T09:33:00Z">
              <w:rPr>
                <w:lang w:val="es-ES" w:eastAsia="es-ES"/>
              </w:rPr>
            </w:rPrChange>
          </w:rPr>
          <w:t>com.devsoft</w:t>
        </w:r>
        <w:proofErr w:type="gram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69" w:author="Carlos Rosales" w:date="2025-08-11T09:33:00Z">
              <w:rPr>
                <w:lang w:val="es-ES" w:eastAsia="es-ES"/>
              </w:rPr>
            </w:rPrChange>
          </w:rPr>
          <w:t>.orders_api.utils.EstadoOrden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70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71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72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73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74" w:author="Carlos Rosales" w:date="2025-08-11T09:33:00Z">
              <w:rPr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75" w:author="Carlos Rosales" w:date="2025-08-11T09:33:00Z">
              <w:rPr>
                <w:color w:val="9E880D"/>
                <w:lang w:val="es-ES" w:eastAsia="es-ES"/>
              </w:rPr>
            </w:rPrChange>
          </w:rPr>
          <w:t>AllArgsConstructor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76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77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78" w:author="Carlos Rosales" w:date="2025-08-11T09:33:00Z">
              <w:rPr>
                <w:color w:val="0033B3"/>
                <w:lang w:val="es-ES" w:eastAsia="es-ES"/>
              </w:rPr>
            </w:rPrChange>
          </w:rPr>
          <w:lastRenderedPageBreak/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79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80" w:author="Carlos Rosales" w:date="2025-08-11T09:33:00Z">
              <w:rPr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81" w:author="Carlos Rosales" w:date="2025-08-11T09:33:00Z">
              <w:rPr>
                <w:color w:val="9E880D"/>
                <w:lang w:val="es-ES" w:eastAsia="es-ES"/>
              </w:rPr>
            </w:rPrChange>
          </w:rPr>
          <w:t>Builder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82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83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84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85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86" w:author="Carlos Rosales" w:date="2025-08-11T09:33:00Z">
              <w:rPr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87" w:author="Carlos Rosales" w:date="2025-08-11T09:33:00Z">
              <w:rPr>
                <w:color w:val="9E880D"/>
                <w:lang w:val="es-ES" w:eastAsia="es-ES"/>
              </w:rPr>
            </w:rPrChange>
          </w:rPr>
          <w:t>Data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88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89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90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91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92" w:author="Carlos Rosales" w:date="2025-08-11T09:33:00Z">
              <w:rPr>
                <w:lang w:val="es-ES" w:eastAsia="es-ES"/>
              </w:rPr>
            </w:rPrChange>
          </w:rPr>
          <w:t>lombok.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6993" w:author="Carlos Rosales" w:date="2025-08-11T09:33:00Z">
              <w:rPr>
                <w:color w:val="9E880D"/>
                <w:lang w:val="es-ES" w:eastAsia="es-ES"/>
              </w:rPr>
            </w:rPrChange>
          </w:rPr>
          <w:t>NoArgsConstructor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94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95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6996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97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6998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6999" w:author="Carlos Rosales" w:date="2025-08-11T09:33:00Z">
              <w:rPr>
                <w:lang w:val="es-ES" w:eastAsia="es-ES"/>
              </w:rPr>
            </w:rPrChange>
          </w:rPr>
          <w:t>java.time.LocalDate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00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01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02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03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04" w:author="Carlos Rosales" w:date="2025-08-11T09:33:00Z">
              <w:rPr>
                <w:lang w:val="es-ES" w:eastAsia="es-ES"/>
              </w:rPr>
            </w:rPrChange>
          </w:rPr>
          <w:t>java.time.LocalTime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05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06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07" w:author="Carlos Rosales" w:date="2025-08-11T09:33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08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09" w:author="Carlos Rosales" w:date="2025-08-11T09:33:00Z">
              <w:rPr>
                <w:lang w:val="es-ES" w:eastAsia="es-ES"/>
              </w:rPr>
            </w:rPrChange>
          </w:rPr>
          <w:t>java.util.List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10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11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12" w:author="Carlos Rosales" w:date="2025-08-11T09:33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013" w:author="Carlos Rosales" w:date="2025-08-11T09:33:00Z">
              <w:rPr>
                <w:color w:val="9E880D"/>
                <w:lang w:val="es-ES" w:eastAsia="es-ES"/>
              </w:rPr>
            </w:rPrChange>
          </w:rPr>
          <w:t>@Data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014" w:author="Carlos Rosales" w:date="2025-08-11T09:33:00Z">
              <w:rPr>
                <w:color w:val="9E880D"/>
                <w:lang w:val="es-ES" w:eastAsia="es-ES"/>
              </w:rPr>
            </w:rPrChange>
          </w:rPr>
          <w:br/>
          <w:t>@NoArgsConstructor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015" w:author="Carlos Rosales" w:date="2025-08-11T09:33:00Z">
              <w:rPr>
                <w:color w:val="9E880D"/>
                <w:lang w:val="es-ES" w:eastAsia="es-ES"/>
              </w:rPr>
            </w:rPrChange>
          </w:rPr>
          <w:br/>
          <w:t>@AllArgsConstructor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016" w:author="Carlos Rosales" w:date="2025-08-11T09:33:00Z">
              <w:rPr>
                <w:color w:val="9E880D"/>
                <w:lang w:val="es-ES" w:eastAsia="es-ES"/>
              </w:rPr>
            </w:rPrChange>
          </w:rPr>
          <w:br/>
          <w:t>@Builder</w:t>
        </w:r>
        <w:r w:rsidRPr="00310485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017" w:author="Carlos Rosales" w:date="2025-08-11T09:33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18" w:author="Carlos Rosales" w:date="2025-08-11T09:33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19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20" w:author="Carlos Rosales" w:date="2025-08-11T09:33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21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22" w:author="Carlos Rosales" w:date="2025-08-11T09:33:00Z">
              <w:rPr>
                <w:lang w:val="es-ES" w:eastAsia="es-ES"/>
              </w:rPr>
            </w:rPrChange>
          </w:rPr>
          <w:t>OrdenDTO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23" w:author="Carlos Rosales" w:date="2025-08-11T09:33:00Z">
              <w:rPr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24" w:author="Carlos Rosales" w:date="2025-08-11T09:33:00Z">
              <w:rPr>
                <w:color w:val="080808"/>
                <w:lang w:val="es-ES" w:eastAsia="es-ES"/>
              </w:rPr>
            </w:rPrChange>
          </w:rPr>
          <w:t>{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25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26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27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28" w:author="Carlos Rosales" w:date="2025-08-11T09:33:00Z">
              <w:rPr>
                <w:lang w:val="es-ES" w:eastAsia="es-ES"/>
              </w:rPr>
            </w:rPrChange>
          </w:rPr>
          <w:t xml:space="preserve">Long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29" w:author="Carlos Rosales" w:date="2025-08-11T09:33:00Z">
              <w:rPr>
                <w:color w:val="871094"/>
                <w:lang w:val="es-ES" w:eastAsia="es-ES"/>
              </w:rPr>
            </w:rPrChange>
          </w:rPr>
          <w:t>id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30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31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32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33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34" w:author="Carlos Rosales" w:date="2025-08-11T09:33:00Z">
              <w:rPr>
                <w:lang w:val="es-ES" w:eastAsia="es-ES"/>
              </w:rPr>
            </w:rPrChange>
          </w:rPr>
          <w:t>String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35" w:author="Carlos Rosales" w:date="2025-08-11T09:33:00Z">
              <w:rPr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36" w:author="Carlos Rosales" w:date="2025-08-11T09:33:00Z">
              <w:rPr>
                <w:color w:val="871094"/>
                <w:lang w:val="es-ES" w:eastAsia="es-ES"/>
              </w:rPr>
            </w:rPrChange>
          </w:rPr>
          <w:t>correlativo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37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38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39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40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41" w:author="Carlos Rosales" w:date="2025-08-11T09:33:00Z">
              <w:rPr>
                <w:lang w:val="es-ES" w:eastAsia="es-ES"/>
              </w:rPr>
            </w:rPrChange>
          </w:rPr>
          <w:t>LocalDate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42" w:author="Carlos Rosales" w:date="2025-08-11T09:33:00Z">
              <w:rPr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43" w:author="Carlos Rosales" w:date="2025-08-11T09:33:00Z">
              <w:rPr>
                <w:color w:val="871094"/>
                <w:lang w:val="es-ES" w:eastAsia="es-ES"/>
              </w:rPr>
            </w:rPrChange>
          </w:rPr>
          <w:t>fecha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44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45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46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47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48" w:author="Carlos Rosales" w:date="2025-08-11T09:33:00Z">
              <w:rPr>
                <w:lang w:val="es-ES" w:eastAsia="es-ES"/>
              </w:rPr>
            </w:rPrChange>
          </w:rPr>
          <w:t>LocalTime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49" w:author="Carlos Rosales" w:date="2025-08-11T09:33:00Z">
              <w:rPr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50" w:author="Carlos Rosales" w:date="2025-08-11T09:33:00Z">
              <w:rPr>
                <w:color w:val="871094"/>
                <w:lang w:val="es-ES" w:eastAsia="es-ES"/>
              </w:rPr>
            </w:rPrChange>
          </w:rPr>
          <w:t>hora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51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52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53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54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55" w:author="Carlos Rosales" w:date="2025-08-11T09:33:00Z">
              <w:rPr>
                <w:lang w:val="es-ES" w:eastAsia="es-ES"/>
              </w:rPr>
            </w:rPrChange>
          </w:rPr>
          <w:t>EstadoOrden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56" w:author="Carlos Rosales" w:date="2025-08-11T09:33:00Z">
              <w:rPr>
                <w:lang w:val="es-ES" w:eastAsia="es-ES"/>
              </w:rPr>
            </w:rPrChange>
          </w:rPr>
          <w:t xml:space="preserve"> </w:t>
        </w:r>
        <w:r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57" w:author="Carlos Rosales" w:date="2025-08-11T09:33:00Z">
              <w:rPr>
                <w:color w:val="871094"/>
                <w:lang w:val="es-ES" w:eastAsia="es-ES"/>
              </w:rPr>
            </w:rPrChange>
          </w:rPr>
          <w:t>estado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58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</w:ins>
    </w:p>
    <w:p w14:paraId="698E5B87" w14:textId="5D991E1A" w:rsidR="00310485" w:rsidRPr="00310485" w:rsidRDefault="00DE7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059" w:author="Carlos Rosales" w:date="2025-08-11T09:3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060" w:author="Carlos Rosales" w:date="2025-08-11T09:33:00Z">
            <w:rPr>
              <w:ins w:id="7061" w:author="Carlos Rosales" w:date="2025-08-11T09:33:00Z"/>
              <w:color w:val="080808"/>
              <w:lang w:val="es-ES" w:eastAsia="es-ES"/>
            </w:rPr>
          </w:rPrChange>
        </w:rPr>
        <w:pPrChange w:id="7062" w:author="Carlos Rosales" w:date="2025-08-11T09:33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ins w:id="7063" w:author="Carlos Rosales" w:date="2025-08-11T09:48:00Z">
        <w:r w:rsidRPr="00461BC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</w:rPr>
          <w:t xml:space="preserve">    </w:t>
        </w:r>
        <w:proofErr w:type="spellStart"/>
        <w:r w:rsidRPr="00461BC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</w:rPr>
          <w:t>private</w:t>
        </w:r>
        <w:proofErr w:type="spellEnd"/>
        <w:r w:rsidRPr="00461BC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</w:rPr>
          <w:t xml:space="preserve"> </w:t>
        </w:r>
        <w:proofErr w:type="spellStart"/>
        <w:r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</w:rPr>
          <w:t>BigDecimal</w:t>
        </w:r>
        <w:proofErr w:type="spellEnd"/>
        <w:r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</w:rPr>
          <w:t xml:space="preserve"> </w:t>
        </w:r>
        <w:r w:rsidRPr="00DE7E2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64" w:author="Carlos Rosales" w:date="2025-08-11T09:49:00Z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val="es-ES" w:eastAsia="es-ES"/>
                <w14:ligatures w14:val="none"/>
              </w:rPr>
            </w:rPrChange>
          </w:rPr>
          <w:t>total</w:t>
        </w:r>
        <w:r w:rsidRPr="00461BC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</w:rPr>
          <w:t>;</w:t>
        </w:r>
      </w:ins>
      <w:ins w:id="7065" w:author="Carlos Rosales" w:date="2025-08-11T09:33:00Z"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66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67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68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69" w:author="Carlos Rosales" w:date="2025-08-11T09:33:00Z">
              <w:rPr>
                <w:lang w:val="es-ES" w:eastAsia="es-ES"/>
              </w:rPr>
            </w:rPrChange>
          </w:rPr>
          <w:t>ClienteDTO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70" w:author="Carlos Rosales" w:date="2025-08-11T09:33:00Z">
              <w:rPr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71" w:author="Carlos Rosales" w:date="2025-08-11T09:33:00Z">
              <w:rPr>
                <w:color w:val="871094"/>
                <w:lang w:val="es-ES" w:eastAsia="es-ES"/>
              </w:rPr>
            </w:rPrChange>
          </w:rPr>
          <w:t>clienteDTO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72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73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74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75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76" w:author="Carlos Rosales" w:date="2025-08-11T09:33:00Z">
              <w:rPr>
                <w:lang w:val="es-ES" w:eastAsia="es-ES"/>
              </w:rPr>
            </w:rPrChange>
          </w:rPr>
          <w:t>MesaDTO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77" w:author="Carlos Rosales" w:date="2025-08-11T09:33:00Z">
              <w:rPr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78" w:author="Carlos Rosales" w:date="2025-08-11T09:33:00Z">
              <w:rPr>
                <w:color w:val="871094"/>
                <w:lang w:val="es-ES" w:eastAsia="es-ES"/>
              </w:rPr>
            </w:rPrChange>
          </w:rPr>
          <w:t>mesaDTO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79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80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81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82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83" w:author="Carlos Rosales" w:date="2025-08-11T09:33:00Z">
              <w:rPr>
                <w:lang w:val="es-ES" w:eastAsia="es-ES"/>
              </w:rPr>
            </w:rPrChange>
          </w:rPr>
          <w:t>UsuarioDTO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84" w:author="Carlos Rosales" w:date="2025-08-11T09:33:00Z">
              <w:rPr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85" w:author="Carlos Rosales" w:date="2025-08-11T09:33:00Z">
              <w:rPr>
                <w:color w:val="871094"/>
                <w:lang w:val="es-ES" w:eastAsia="es-ES"/>
              </w:rPr>
            </w:rPrChange>
          </w:rPr>
          <w:t>usuarioDTO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86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87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="00310485" w:rsidRPr="00310485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7088" w:author="Carlos Rosales" w:date="2025-08-11T09:33:00Z">
              <w:rPr>
                <w:i/>
                <w:iCs/>
                <w:color w:val="8C8C8C"/>
                <w:lang w:val="es-ES" w:eastAsia="es-ES"/>
              </w:rPr>
            </w:rPrChange>
          </w:rPr>
          <w:t>//colección para el detalle de la orden</w:t>
        </w:r>
        <w:r w:rsidR="00310485" w:rsidRPr="00310485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7089" w:author="Carlos Rosales" w:date="2025-08-11T09:33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90" w:author="Carlos Rosales" w:date="2025-08-11T09:33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="00310485"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091" w:author="Carlos Rosales" w:date="2025-08-11T09:33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92" w:author="Carlos Rosales" w:date="2025-08-11T09:33:00Z">
              <w:rPr>
                <w:lang w:val="es-ES" w:eastAsia="es-ES"/>
              </w:rPr>
            </w:rPrChange>
          </w:rPr>
          <w:t>List</w:t>
        </w:r>
        <w:proofErr w:type="spellEnd"/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93" w:author="Carlos Rosales" w:date="2025-08-11T09:33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="00310485"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094" w:author="Carlos Rosales" w:date="2025-08-11T09:33:00Z">
              <w:rPr>
                <w:lang w:val="es-ES" w:eastAsia="es-ES"/>
              </w:rPr>
            </w:rPrChange>
          </w:rPr>
          <w:t>DetalleOrdenDTO</w:t>
        </w:r>
        <w:proofErr w:type="spellEnd"/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95" w:author="Carlos Rosales" w:date="2025-08-11T09:33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="00310485" w:rsidRPr="00310485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7096" w:author="Carlos Rosales" w:date="2025-08-11T09:33:00Z">
              <w:rPr>
                <w:color w:val="871094"/>
                <w:lang w:val="es-ES" w:eastAsia="es-ES"/>
              </w:rPr>
            </w:rPrChange>
          </w:rPr>
          <w:t>detalle</w:t>
        </w:r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97" w:author="Carlos Rosales" w:date="2025-08-11T09:33:00Z">
              <w:rPr>
                <w:color w:val="080808"/>
                <w:lang w:val="es-ES" w:eastAsia="es-ES"/>
              </w:rPr>
            </w:rPrChange>
          </w:rPr>
          <w:t>;</w:t>
        </w:r>
        <w:r w:rsidR="00310485"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098" w:author="Carlos Rosales" w:date="2025-08-11T09:33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31CB915" w14:textId="77777777" w:rsidR="00310485" w:rsidRPr="00310485" w:rsidRDefault="00310485">
      <w:pPr>
        <w:ind w:firstLine="0"/>
        <w:rPr>
          <w:ins w:id="7099" w:author="Carlos Rosales" w:date="2025-08-11T08:35:00Z"/>
          <w:b/>
          <w:bCs/>
          <w:lang w:val="en-US" w:eastAsia="es-ES"/>
          <w:rPrChange w:id="7100" w:author="Carlos Rosales" w:date="2025-08-11T09:31:00Z">
            <w:rPr>
              <w:ins w:id="7101" w:author="Carlos Rosales" w:date="2025-08-11T08:35:00Z"/>
              <w:lang w:val="en-US" w:eastAsia="es-ES"/>
            </w:rPr>
          </w:rPrChange>
        </w:rPr>
        <w:pPrChange w:id="7102" w:author="Carlos Rosales" w:date="2025-08-11T09:31:00Z">
          <w:pPr>
            <w:pStyle w:val="Prrafodelista"/>
            <w:numPr>
              <w:numId w:val="20"/>
            </w:numPr>
            <w:ind w:hanging="360"/>
          </w:pPr>
        </w:pPrChange>
      </w:pPr>
    </w:p>
    <w:p w14:paraId="3B7F70DD" w14:textId="20FFA00A" w:rsidR="00A461A6" w:rsidRDefault="00310485" w:rsidP="00A461A6">
      <w:pPr>
        <w:pStyle w:val="Prrafodelista"/>
        <w:numPr>
          <w:ilvl w:val="0"/>
          <w:numId w:val="20"/>
        </w:numPr>
        <w:rPr>
          <w:ins w:id="7103" w:author="Carlos Rosales" w:date="2025-08-11T09:33:00Z"/>
          <w:b/>
          <w:bCs/>
          <w:lang w:val="en-US" w:eastAsia="es-ES"/>
        </w:rPr>
      </w:pPr>
      <w:ins w:id="7104" w:author="Carlos Rosales" w:date="2025-08-11T09:33:00Z">
        <w:r>
          <w:rPr>
            <w:b/>
            <w:bCs/>
            <w:lang w:val="en-US" w:eastAsia="es-ES"/>
          </w:rPr>
          <w:t xml:space="preserve">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la </w:t>
        </w:r>
      </w:ins>
      <w:ins w:id="7105" w:author="Carlos Rosales" w:date="2025-08-11T09:37:00Z">
        <w:r>
          <w:rPr>
            <w:b/>
            <w:bCs/>
            <w:lang w:val="en-US" w:eastAsia="es-ES"/>
          </w:rPr>
          <w:t>interface</w:t>
        </w:r>
      </w:ins>
      <w:ins w:id="7106" w:author="Carlos Rosales" w:date="2025-08-11T09:33:00Z"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OrdenRepository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repository:</w:t>
        </w:r>
      </w:ins>
    </w:p>
    <w:p w14:paraId="64F58F91" w14:textId="77777777" w:rsidR="00310485" w:rsidRPr="00310485" w:rsidRDefault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107" w:author="Carlos Rosales" w:date="2025-08-11T09:37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108" w:author="Carlos Rosales" w:date="2025-08-11T09:37:00Z">
            <w:rPr>
              <w:ins w:id="7109" w:author="Carlos Rosales" w:date="2025-08-11T09:37:00Z"/>
              <w:color w:val="080808"/>
              <w:lang w:val="es-ES" w:eastAsia="es-ES"/>
            </w:rPr>
          </w:rPrChange>
        </w:rPr>
        <w:pPrChange w:id="7110" w:author="Carlos Rosales" w:date="2025-08-11T09:37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111" w:author="Carlos Rosales" w:date="2025-08-11T09:37:00Z"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12" w:author="Carlos Rosales" w:date="2025-08-11T09:37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13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14" w:author="Carlos Rosales" w:date="2025-08-11T09:37:00Z">
              <w:rPr>
                <w:lang w:val="es-ES" w:eastAsia="es-ES"/>
              </w:rPr>
            </w:rPrChange>
          </w:rPr>
          <w:t>com.devsoft</w:t>
        </w:r>
        <w:proofErr w:type="gram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15" w:author="Carlos Rosales" w:date="2025-08-11T09:37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16" w:author="Carlos Rosales" w:date="2025-08-11T09:37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17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18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19" w:author="Carlos Rosales" w:date="2025-08-11T09:3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20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21" w:author="Carlos Rosales" w:date="2025-08-11T09:37:00Z">
              <w:rPr>
                <w:lang w:val="es-ES" w:eastAsia="es-ES"/>
              </w:rPr>
            </w:rPrChange>
          </w:rPr>
          <w:t>com.devsoft.orders_api.entities.Orden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22" w:author="Carlos Rosales" w:date="2025-08-11T09:37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23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24" w:author="Carlos Rosales" w:date="2025-08-11T09:3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25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26" w:author="Carlos Rosales" w:date="2025-08-11T09:37:00Z">
              <w:rPr>
                <w:lang w:val="es-ES" w:eastAsia="es-ES"/>
              </w:rPr>
            </w:rPrChange>
          </w:rPr>
          <w:t>com.devsoft.orders_api.utils.EstadoOrden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27" w:author="Carlos Rosales" w:date="2025-08-11T09:37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28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29" w:author="Carlos Rosales" w:date="2025-08-11T09:3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30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31" w:author="Carlos Rosales" w:date="2025-08-11T09:37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32" w:author="Carlos Rosales" w:date="2025-08-11T09:37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33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34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35" w:author="Carlos Rosales" w:date="2025-08-11T09:37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36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37" w:author="Carlos Rosales" w:date="2025-08-11T09:37:00Z">
              <w:rPr>
                <w:lang w:val="es-ES" w:eastAsia="es-ES"/>
              </w:rPr>
            </w:rPrChange>
          </w:rPr>
          <w:t>java.util.List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38" w:author="Carlos Rosales" w:date="2025-08-11T09:37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39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40" w:author="Carlos Rosales" w:date="2025-08-11T09:37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41" w:author="Carlos Rosales" w:date="2025-08-11T09:37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42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43" w:author="Carlos Rosales" w:date="2025-08-11T09:37:00Z">
              <w:rPr>
                <w:lang w:val="es-ES" w:eastAsia="es-ES"/>
              </w:rPr>
            </w:rPrChange>
          </w:rPr>
          <w:t>OrdenRepository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44" w:author="Carlos Rosales" w:date="2025-08-11T09:37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45" w:author="Carlos Rosales" w:date="2025-08-11T09:37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46" w:author="Carlos Rosales" w:date="2025-08-11T09:37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47" w:author="Carlos Rosales" w:date="2025-08-11T09:37:00Z">
              <w:rPr>
                <w:lang w:val="es-ES" w:eastAsia="es-ES"/>
              </w:rPr>
            </w:rPrChange>
          </w:rPr>
          <w:t>JpaRepository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48" w:author="Carlos Rosales" w:date="2025-08-11T09:37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49" w:author="Carlos Rosales" w:date="2025-08-11T09:37:00Z">
              <w:rPr>
                <w:lang w:val="es-ES" w:eastAsia="es-ES"/>
              </w:rPr>
            </w:rPrChange>
          </w:rPr>
          <w:t>Orden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0" w:author="Carlos Rosales" w:date="2025-08-11T09:37:00Z">
              <w:rPr>
                <w:color w:val="080808"/>
                <w:lang w:val="es-ES" w:eastAsia="es-ES"/>
              </w:rPr>
            </w:rPrChange>
          </w:rPr>
          <w:t>,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51" w:author="Carlos Rosales" w:date="2025-08-11T09:37:00Z">
              <w:rPr>
                <w:lang w:val="es-ES" w:eastAsia="es-ES"/>
              </w:rPr>
            </w:rPrChange>
          </w:rPr>
          <w:t>Long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2" w:author="Carlos Rosales" w:date="2025-08-11T09:37:00Z">
              <w:rPr>
                <w:color w:val="080808"/>
                <w:lang w:val="es-ES" w:eastAsia="es-ES"/>
              </w:rPr>
            </w:rPrChange>
          </w:rPr>
          <w:t>&gt; {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3" w:author="Carlos Rosales" w:date="2025-08-11T09:37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54" w:author="Carlos Rosales" w:date="2025-08-11T09:37:00Z">
              <w:rPr>
                <w:lang w:val="es-ES" w:eastAsia="es-ES"/>
              </w:rPr>
            </w:rPrChange>
          </w:rPr>
          <w:t>List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5" w:author="Carlos Rosales" w:date="2025-08-11T09:37:00Z">
              <w:rPr>
                <w:color w:val="080808"/>
                <w:lang w:val="es-ES" w:eastAsia="es-ES"/>
              </w:rPr>
            </w:rPrChange>
          </w:rPr>
          <w:t>&lt;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56" w:author="Carlos Rosales" w:date="2025-08-11T09:37:00Z">
              <w:rPr>
                <w:lang w:val="es-ES" w:eastAsia="es-ES"/>
              </w:rPr>
            </w:rPrChange>
          </w:rPr>
          <w:t>Orden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7" w:author="Carlos Rosales" w:date="2025-08-11T09:37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310485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158" w:author="Carlos Rosales" w:date="2025-08-11T09:37:00Z">
              <w:rPr>
                <w:color w:val="00627A"/>
                <w:lang w:val="es-ES" w:eastAsia="es-ES"/>
              </w:rPr>
            </w:rPrChange>
          </w:rPr>
          <w:t>findByEstado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59" w:author="Carlos Rosales" w:date="2025-08-11T09:37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60" w:author="Carlos Rosales" w:date="2025-08-11T09:37:00Z">
              <w:rPr>
                <w:lang w:val="es-ES" w:eastAsia="es-ES"/>
              </w:rPr>
            </w:rPrChange>
          </w:rPr>
          <w:t>EstadoOrden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61" w:author="Carlos Rosales" w:date="2025-08-11T09:37:00Z">
              <w:rPr>
                <w:lang w:val="es-ES" w:eastAsia="es-ES"/>
              </w:rPr>
            </w:rPrChange>
          </w:rPr>
          <w:t xml:space="preserve"> estado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62" w:author="Carlos Rosales" w:date="2025-08-11T09:37:00Z">
              <w:rPr>
                <w:color w:val="080808"/>
                <w:lang w:val="es-ES" w:eastAsia="es-ES"/>
              </w:rPr>
            </w:rPrChange>
          </w:rPr>
          <w:t>);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63" w:author="Carlos Rosales" w:date="2025-08-11T09:37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529696F" w14:textId="77777777" w:rsidR="00310485" w:rsidRPr="00310485" w:rsidRDefault="00310485">
      <w:pPr>
        <w:ind w:firstLine="0"/>
        <w:rPr>
          <w:ins w:id="7164" w:author="Carlos Rosales" w:date="2025-08-11T08:35:00Z"/>
          <w:b/>
          <w:bCs/>
          <w:lang w:val="en-US" w:eastAsia="es-ES"/>
          <w:rPrChange w:id="7165" w:author="Carlos Rosales" w:date="2025-08-11T09:34:00Z">
            <w:rPr>
              <w:ins w:id="7166" w:author="Carlos Rosales" w:date="2025-08-11T08:35:00Z"/>
              <w:lang w:val="en-US" w:eastAsia="es-ES"/>
            </w:rPr>
          </w:rPrChange>
        </w:rPr>
        <w:pPrChange w:id="7167" w:author="Carlos Rosales" w:date="2025-08-11T09:34:00Z">
          <w:pPr>
            <w:pStyle w:val="Prrafodelista"/>
            <w:numPr>
              <w:numId w:val="20"/>
            </w:numPr>
            <w:ind w:hanging="360"/>
          </w:pPr>
        </w:pPrChange>
      </w:pPr>
    </w:p>
    <w:p w14:paraId="02468DA7" w14:textId="039BDD04" w:rsidR="00A461A6" w:rsidRDefault="00310485" w:rsidP="00A461A6">
      <w:pPr>
        <w:pStyle w:val="Prrafodelista"/>
        <w:numPr>
          <w:ilvl w:val="0"/>
          <w:numId w:val="20"/>
        </w:numPr>
        <w:rPr>
          <w:ins w:id="7168" w:author="Carlos Rosales" w:date="2025-08-11T09:38:00Z"/>
          <w:b/>
          <w:bCs/>
          <w:lang w:val="en-US" w:eastAsia="es-ES"/>
        </w:rPr>
      </w:pPr>
      <w:ins w:id="7169" w:author="Carlos Rosales" w:date="2025-08-11T09:37:00Z">
        <w:r>
          <w:rPr>
            <w:b/>
            <w:bCs/>
            <w:lang w:val="en-US" w:eastAsia="es-ES"/>
          </w:rPr>
          <w:t>S</w:t>
        </w:r>
      </w:ins>
      <w:ins w:id="7170" w:author="Carlos Rosales" w:date="2025-08-11T09:38:00Z">
        <w:r>
          <w:rPr>
            <w:b/>
            <w:bCs/>
            <w:lang w:val="en-US" w:eastAsia="es-ES"/>
          </w:rPr>
          <w:t xml:space="preserve">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la interface </w:t>
        </w:r>
        <w:proofErr w:type="spellStart"/>
        <w:r>
          <w:rPr>
            <w:b/>
            <w:bCs/>
            <w:lang w:val="en-US" w:eastAsia="es-ES"/>
          </w:rPr>
          <w:t>DetalleOrdenRepository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repository:</w:t>
        </w:r>
      </w:ins>
    </w:p>
    <w:p w14:paraId="62BCA737" w14:textId="77777777" w:rsidR="00310485" w:rsidRPr="00310485" w:rsidRDefault="003104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171" w:author="Carlos Rosales" w:date="2025-08-11T09:38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172" w:author="Carlos Rosales" w:date="2025-08-11T09:38:00Z">
            <w:rPr>
              <w:ins w:id="7173" w:author="Carlos Rosales" w:date="2025-08-11T09:38:00Z"/>
              <w:color w:val="080808"/>
              <w:lang w:val="es-ES" w:eastAsia="es-ES"/>
            </w:rPr>
          </w:rPrChange>
        </w:rPr>
        <w:pPrChange w:id="7174" w:author="Carlos Rosales" w:date="2025-08-11T09:38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175" w:author="Carlos Rosales" w:date="2025-08-11T09:38:00Z"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76" w:author="Carlos Rosales" w:date="2025-08-11T09:38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77" w:author="Carlos Rosales" w:date="2025-08-11T09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78" w:author="Carlos Rosales" w:date="2025-08-11T09:38:00Z">
              <w:rPr>
                <w:lang w:val="es-ES" w:eastAsia="es-ES"/>
              </w:rPr>
            </w:rPrChange>
          </w:rPr>
          <w:t>com.devsoft</w:t>
        </w:r>
        <w:proofErr w:type="gram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79" w:author="Carlos Rosales" w:date="2025-08-11T09:38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80" w:author="Carlos Rosales" w:date="2025-08-11T09:38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81" w:author="Carlos Rosales" w:date="2025-08-11T09:38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82" w:author="Carlos Rosales" w:date="2025-08-11T09:38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83" w:author="Carlos Rosales" w:date="2025-08-11T09:38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84" w:author="Carlos Rosales" w:date="2025-08-11T09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85" w:author="Carlos Rosales" w:date="2025-08-11T09:38:00Z">
              <w:rPr>
                <w:lang w:val="es-ES" w:eastAsia="es-ES"/>
              </w:rPr>
            </w:rPrChange>
          </w:rPr>
          <w:t>com.devsoft.orders_api.entities.DetalleOrden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86" w:author="Carlos Rosales" w:date="2025-08-11T09:38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87" w:author="Carlos Rosales" w:date="2025-08-11T09:38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88" w:author="Carlos Rosales" w:date="2025-08-11T09:38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89" w:author="Carlos Rosales" w:date="2025-08-11T09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90" w:author="Carlos Rosales" w:date="2025-08-11T09:38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91" w:author="Carlos Rosales" w:date="2025-08-11T09:38:00Z">
              <w:rPr>
                <w:color w:val="080808"/>
                <w:lang w:val="es-ES" w:eastAsia="es-ES"/>
              </w:rPr>
            </w:rPrChange>
          </w:rPr>
          <w:t>;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92" w:author="Carlos Rosales" w:date="2025-08-11T09:38:00Z">
              <w:rPr>
                <w:color w:val="080808"/>
                <w:lang w:val="es-ES" w:eastAsia="es-ES"/>
              </w:rPr>
            </w:rPrChange>
          </w:rPr>
          <w:br/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193" w:author="Carlos Rosales" w:date="2025-08-11T09:38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94" w:author="Carlos Rosales" w:date="2025-08-11T09:38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95" w:author="Carlos Rosales" w:date="2025-08-11T09:38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96" w:author="Carlos Rosales" w:date="2025-08-11T09:38:00Z">
              <w:rPr>
                <w:lang w:val="es-ES" w:eastAsia="es-ES"/>
              </w:rPr>
            </w:rPrChange>
          </w:rPr>
          <w:t>DetalleOrdenRepository</w:t>
        </w:r>
        <w:proofErr w:type="spellEnd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197" w:author="Carlos Rosales" w:date="2025-08-11T09:38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98" w:author="Carlos Rosales" w:date="2025-08-11T09:38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310485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199" w:author="Carlos Rosales" w:date="2025-08-11T09:38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00" w:author="Carlos Rosales" w:date="2025-08-11T09:38:00Z">
              <w:rPr>
                <w:lang w:val="es-ES" w:eastAsia="es-ES"/>
              </w:rPr>
            </w:rPrChange>
          </w:rPr>
          <w:t>JpaRepository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01" w:author="Carlos Rosales" w:date="2025-08-11T09:38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02" w:author="Carlos Rosales" w:date="2025-08-11T09:38:00Z">
              <w:rPr>
                <w:lang w:val="es-ES" w:eastAsia="es-ES"/>
              </w:rPr>
            </w:rPrChange>
          </w:rPr>
          <w:t>DetalleOrden</w:t>
        </w:r>
        <w:proofErr w:type="spellEnd"/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03" w:author="Carlos Rosales" w:date="2025-08-11T09:38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10485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04" w:author="Carlos Rosales" w:date="2025-08-11T09:38:00Z">
              <w:rPr>
                <w:lang w:val="es-ES" w:eastAsia="es-ES"/>
              </w:rPr>
            </w:rPrChange>
          </w:rPr>
          <w:t>Long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05" w:author="Carlos Rosales" w:date="2025-08-11T09:38:00Z">
              <w:rPr>
                <w:color w:val="080808"/>
                <w:lang w:val="es-ES" w:eastAsia="es-ES"/>
              </w:rPr>
            </w:rPrChange>
          </w:rPr>
          <w:t>&gt; {</w:t>
        </w:r>
        <w:r w:rsidRPr="00310485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06" w:author="Carlos Rosales" w:date="2025-08-11T09:38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371B88E6" w14:textId="77777777" w:rsidR="00310485" w:rsidRDefault="00310485" w:rsidP="00310485">
      <w:pPr>
        <w:pStyle w:val="Prrafodelista"/>
        <w:ind w:firstLine="0"/>
        <w:rPr>
          <w:ins w:id="7207" w:author="Carlos Rosales" w:date="2025-08-11T09:40:00Z"/>
          <w:b/>
          <w:bCs/>
          <w:lang w:val="en-US" w:eastAsia="es-ES"/>
        </w:rPr>
      </w:pPr>
    </w:p>
    <w:p w14:paraId="6C160DDF" w14:textId="77777777" w:rsidR="00310485" w:rsidRDefault="00310485">
      <w:pPr>
        <w:pStyle w:val="Prrafodelista"/>
        <w:ind w:firstLine="0"/>
        <w:rPr>
          <w:ins w:id="7208" w:author="Carlos Rosales" w:date="2025-08-11T08:35:00Z"/>
          <w:b/>
          <w:bCs/>
          <w:lang w:val="en-US" w:eastAsia="es-ES"/>
        </w:rPr>
        <w:pPrChange w:id="7209" w:author="Carlos Rosales" w:date="2025-08-11T09:38:00Z">
          <w:pPr>
            <w:pStyle w:val="Prrafodelista"/>
            <w:numPr>
              <w:numId w:val="20"/>
            </w:numPr>
            <w:ind w:hanging="360"/>
          </w:pPr>
        </w:pPrChange>
      </w:pPr>
    </w:p>
    <w:p w14:paraId="4D95594E" w14:textId="6CEEE2F1" w:rsidR="00A461A6" w:rsidRDefault="00310485" w:rsidP="00A461A6">
      <w:pPr>
        <w:pStyle w:val="Prrafodelista"/>
        <w:numPr>
          <w:ilvl w:val="0"/>
          <w:numId w:val="20"/>
        </w:numPr>
        <w:rPr>
          <w:ins w:id="7210" w:author="Carlos Rosales" w:date="2025-08-11T09:40:00Z"/>
          <w:b/>
          <w:bCs/>
          <w:lang w:val="en-US" w:eastAsia="es-ES"/>
        </w:rPr>
      </w:pPr>
      <w:ins w:id="7211" w:author="Carlos Rosales" w:date="2025-08-11T09:40:00Z">
        <w:r>
          <w:rPr>
            <w:b/>
            <w:bCs/>
            <w:lang w:val="en-US" w:eastAsia="es-ES"/>
          </w:rPr>
          <w:lastRenderedPageBreak/>
          <w:t xml:space="preserve">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una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clase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utils, </w:t>
        </w:r>
        <w:proofErr w:type="spellStart"/>
        <w:r>
          <w:rPr>
            <w:b/>
            <w:bCs/>
            <w:lang w:val="en-US" w:eastAsia="es-ES"/>
          </w:rPr>
          <w:t>OrdenMapper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425DA84E" w14:textId="77777777" w:rsidR="004F7676" w:rsidRPr="004F7676" w:rsidRDefault="004F76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212" w:author="Carlos Rosales" w:date="2025-08-12T07:42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213" w:author="Carlos Rosales" w:date="2025-08-12T07:42:00Z">
            <w:rPr>
              <w:ins w:id="7214" w:author="Carlos Rosales" w:date="2025-08-12T07:42:00Z"/>
              <w:color w:val="080808"/>
              <w:lang w:val="es-ES" w:eastAsia="es-ES"/>
            </w:rPr>
          </w:rPrChange>
        </w:rPr>
        <w:pPrChange w:id="7215" w:author="Carlos Rosales" w:date="2025-08-12T07:42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216" w:author="Carlos Rosales" w:date="2025-08-12T07:42:00Z"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17" w:author="Carlos Rosales" w:date="2025-08-12T07:42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18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19" w:author="Carlos Rosales" w:date="2025-08-12T07:42:00Z">
              <w:rPr>
                <w:lang w:val="es-ES" w:eastAsia="es-ES"/>
              </w:rPr>
            </w:rPrChange>
          </w:rPr>
          <w:t>com.devsoft.orders_api.utils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0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1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2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3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24" w:author="Carlos Rosales" w:date="2025-08-12T07:42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25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26" w:author="Carlos Rosales" w:date="2025-08-12T07:42:00Z">
              <w:rPr>
                <w:lang w:val="es-ES" w:eastAsia="es-ES"/>
              </w:rPr>
            </w:rPrChange>
          </w:rPr>
          <w:t>com.devsoft.orders_api.dto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27" w:author="Carlos Rosales" w:date="2025-08-12T07:42:00Z">
              <w:rPr>
                <w:lang w:val="es-ES" w:eastAsia="es-ES"/>
              </w:rPr>
            </w:rPrChange>
          </w:rPr>
          <w:t>.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8" w:author="Carlos Rosales" w:date="2025-08-12T07:42:00Z">
              <w:rPr>
                <w:color w:val="080808"/>
                <w:lang w:val="es-ES" w:eastAsia="es-ES"/>
              </w:rPr>
            </w:rPrChange>
          </w:rPr>
          <w:t>*;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29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30" w:author="Carlos Rosales" w:date="2025-08-12T07:42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31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32" w:author="Carlos Rosales" w:date="2025-08-12T07:42:00Z">
              <w:rPr>
                <w:lang w:val="es-ES" w:eastAsia="es-ES"/>
              </w:rPr>
            </w:rPrChange>
          </w:rPr>
          <w:t>com.devsoft.orders_api.entities.Orden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33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34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35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36" w:author="Carlos Rosales" w:date="2025-08-12T07:42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37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38" w:author="Carlos Rosales" w:date="2025-08-12T07:42:00Z">
              <w:rPr>
                <w:lang w:val="es-ES" w:eastAsia="es-ES"/>
              </w:rPr>
            </w:rPrChange>
          </w:rPr>
          <w:t>java.math.BigDecimal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39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40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41" w:author="Carlos Rosales" w:date="2025-08-12T07:42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42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43" w:author="Carlos Rosales" w:date="2025-08-12T07:42:00Z">
              <w:rPr>
                <w:lang w:val="es-ES" w:eastAsia="es-ES"/>
              </w:rPr>
            </w:rPrChange>
          </w:rPr>
          <w:t>java.math.RoundingMode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44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45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46" w:author="Carlos Rosales" w:date="2025-08-12T07:42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47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48" w:author="Carlos Rosales" w:date="2025-08-12T07:42:00Z">
              <w:rPr>
                <w:lang w:val="es-ES" w:eastAsia="es-ES"/>
              </w:rPr>
            </w:rPrChange>
          </w:rPr>
          <w:t>java.util.stream.Collectors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49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50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51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52" w:author="Carlos Rosales" w:date="2025-08-12T07:42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53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54" w:author="Carlos Rosales" w:date="2025-08-12T07:42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55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56" w:author="Carlos Rosales" w:date="2025-08-12T07:42:00Z">
              <w:rPr>
                <w:lang w:val="es-ES" w:eastAsia="es-ES"/>
              </w:rPr>
            </w:rPrChange>
          </w:rPr>
          <w:t>OrdenMapper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57" w:author="Carlos Rosales" w:date="2025-08-12T07:42:00Z">
              <w:rPr>
                <w:lang w:val="es-ES" w:eastAsia="es-ES"/>
              </w:rPr>
            </w:rPrChange>
          </w:rPr>
          <w:t xml:space="preserve"> 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58" w:author="Carlos Rosales" w:date="2025-08-12T07:42:00Z">
              <w:rPr>
                <w:color w:val="080808"/>
                <w:lang w:val="es-ES" w:eastAsia="es-ES"/>
              </w:rPr>
            </w:rPrChange>
          </w:rPr>
          <w:t>{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59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60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61" w:author="Carlos Rosales" w:date="2025-08-12T07:42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62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63" w:author="Carlos Rosales" w:date="2025-08-12T07:42:00Z">
              <w:rPr>
                <w:color w:val="0033B3"/>
                <w:lang w:val="es-ES" w:eastAsia="es-ES"/>
              </w:rPr>
            </w:rPrChange>
          </w:rPr>
          <w:t>static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64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65" w:author="Carlos Rosales" w:date="2025-08-12T07:42:00Z">
              <w:rPr>
                <w:lang w:val="es-ES" w:eastAsia="es-ES"/>
              </w:rPr>
            </w:rPrChange>
          </w:rPr>
          <w:t>OrdenDTO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66" w:author="Carlos Rosales" w:date="2025-08-12T07:42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267" w:author="Carlos Rosales" w:date="2025-08-12T07:42:00Z">
              <w:rPr>
                <w:color w:val="00627A"/>
                <w:lang w:val="es-ES" w:eastAsia="es-ES"/>
              </w:rPr>
            </w:rPrChange>
          </w:rPr>
          <w:t>toDTO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68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69" w:author="Carlos Rosales" w:date="2025-08-12T07:42:00Z">
              <w:rPr>
                <w:lang w:val="es-ES" w:eastAsia="es-ES"/>
              </w:rPr>
            </w:rPrChange>
          </w:rPr>
          <w:t>Orden 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70" w:author="Carlos Rosales" w:date="2025-08-12T07:42:00Z">
              <w:rPr>
                <w:color w:val="080808"/>
                <w:lang w:val="es-ES" w:eastAsia="es-ES"/>
              </w:rPr>
            </w:rPrChange>
          </w:rPr>
          <w:t>){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7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72" w:author="Carlos Rosales" w:date="2025-08-12T07:42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73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74" w:author="Carlos Rosales" w:date="2025-08-12T07:42:00Z">
              <w:rPr>
                <w:lang w:val="es-ES" w:eastAsia="es-ES"/>
              </w:rPr>
            </w:rPrChange>
          </w:rPr>
          <w:t xml:space="preserve">orden 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75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76" w:author="Carlos Rosales" w:date="2025-08-12T07:42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77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78" w:author="Carlos Rosales" w:date="2025-08-12T07:42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79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80" w:author="Carlos Rosales" w:date="2025-08-12T07:42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81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8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83" w:author="Carlos Rosales" w:date="2025-08-12T07:42:00Z">
              <w:rPr>
                <w:lang w:val="es-ES" w:eastAsia="es-ES"/>
              </w:rPr>
            </w:rPrChange>
          </w:rPr>
          <w:t>OrdenDTO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84" w:author="Carlos Rosales" w:date="2025-08-12T07:42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85" w:author="Carlos Rosales" w:date="2025-08-12T07:42:00Z">
              <w:rPr>
                <w:lang w:val="es-ES" w:eastAsia="es-ES"/>
              </w:rPr>
            </w:rPrChange>
          </w:rPr>
          <w:t>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86" w:author="Carlos Rosales" w:date="2025-08-12T07:42:00Z">
              <w:rPr>
                <w:lang w:val="es-ES" w:eastAsia="es-ES"/>
              </w:rPr>
            </w:rPrChange>
          </w:rPr>
          <w:t xml:space="preserve"> 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87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288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89" w:author="Carlos Rosales" w:date="2025-08-12T07:42:00Z">
              <w:rPr>
                <w:color w:val="080808"/>
                <w:lang w:val="es-ES" w:eastAsia="es-ES"/>
              </w:rPr>
            </w:rPrChange>
          </w:rPr>
          <w:t>OrdenDTO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0" w:author="Carlos Rosales" w:date="2025-08-12T07:42:00Z">
              <w:rPr>
                <w:color w:val="080808"/>
                <w:lang w:val="es-ES" w:eastAsia="es-ES"/>
              </w:rPr>
            </w:rPrChange>
          </w:rPr>
          <w:t>();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92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3" w:author="Carlos Rosales" w:date="2025-08-12T07:42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4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95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6" w:author="Carlos Rosales" w:date="2025-08-12T07:42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7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29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299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0" w:author="Carlos Rosales" w:date="2025-08-12T07:42:00Z">
              <w:rPr>
                <w:color w:val="080808"/>
                <w:lang w:val="es-ES" w:eastAsia="es-ES"/>
              </w:rPr>
            </w:rPrChange>
          </w:rPr>
          <w:t>.setCorrelativo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1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02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3" w:author="Carlos Rosales" w:date="2025-08-12T07:42:00Z">
              <w:rPr>
                <w:color w:val="080808"/>
                <w:lang w:val="es-ES" w:eastAsia="es-ES"/>
              </w:rPr>
            </w:rPrChange>
          </w:rPr>
          <w:t>.getCorrelativo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4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5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06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7" w:author="Carlos Rosales" w:date="2025-08-12T07:42:00Z">
              <w:rPr>
                <w:color w:val="080808"/>
                <w:lang w:val="es-ES" w:eastAsia="es-ES"/>
              </w:rPr>
            </w:rPrChange>
          </w:rPr>
          <w:t>.setFecha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08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09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0" w:author="Carlos Rosales" w:date="2025-08-12T07:42:00Z">
              <w:rPr>
                <w:color w:val="080808"/>
                <w:lang w:val="es-ES" w:eastAsia="es-ES"/>
              </w:rPr>
            </w:rPrChange>
          </w:rPr>
          <w:t>.getFecha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1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13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4" w:author="Carlos Rosales" w:date="2025-08-12T07:42:00Z">
              <w:rPr>
                <w:color w:val="080808"/>
                <w:lang w:val="es-ES" w:eastAsia="es-ES"/>
              </w:rPr>
            </w:rPrChange>
          </w:rPr>
          <w:t>.setHora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5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16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7" w:author="Carlos Rosales" w:date="2025-08-12T07:42:00Z">
              <w:rPr>
                <w:color w:val="080808"/>
                <w:lang w:val="es-ES" w:eastAsia="es-ES"/>
              </w:rPr>
            </w:rPrChange>
          </w:rPr>
          <w:t>.getHora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8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1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20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1" w:author="Carlos Rosales" w:date="2025-08-12T07:42:00Z">
              <w:rPr>
                <w:color w:val="080808"/>
                <w:lang w:val="es-ES" w:eastAsia="es-ES"/>
              </w:rPr>
            </w:rPrChange>
          </w:rPr>
          <w:t>.setEstado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2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23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4" w:author="Carlos Rosales" w:date="2025-08-12T07:42:00Z">
              <w:rPr>
                <w:color w:val="080808"/>
                <w:lang w:val="es-ES" w:eastAsia="es-ES"/>
              </w:rPr>
            </w:rPrChange>
          </w:rPr>
          <w:t>.getEstado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5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27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8" w:author="Carlos Rosales" w:date="2025-08-12T07:42:00Z">
              <w:rPr>
                <w:color w:val="080808"/>
                <w:lang w:val="es-ES" w:eastAsia="es-ES"/>
              </w:rPr>
            </w:rPrChange>
          </w:rPr>
          <w:t>.setTotal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29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30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1" w:author="Carlos Rosales" w:date="2025-08-12T07:42:00Z">
              <w:rPr>
                <w:color w:val="080808"/>
                <w:lang w:val="es-ES" w:eastAsia="es-ES"/>
              </w:rPr>
            </w:rPrChange>
          </w:rPr>
          <w:t>.getTotal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2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3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34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5" w:author="Carlos Rosales" w:date="2025-08-12T07:42:00Z">
              <w:rPr>
                <w:color w:val="080808"/>
                <w:lang w:val="es-ES" w:eastAsia="es-ES"/>
              </w:rPr>
            </w:rPrChange>
          </w:rPr>
          <w:t>.setClienteDTO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6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337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8" w:author="Carlos Rosales" w:date="2025-08-12T07:42:00Z">
              <w:rPr>
                <w:color w:val="080808"/>
                <w:lang w:val="es-ES" w:eastAsia="es-ES"/>
              </w:rPr>
            </w:rPrChange>
          </w:rPr>
          <w:t>ClienteDTO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39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0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41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2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3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4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5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47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8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49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0" w:author="Carlos Rosales" w:date="2025-08-12T07:42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1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53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4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5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6" w:author="Carlos Rosales" w:date="2025-08-12T07:42:00Z">
              <w:rPr>
                <w:color w:val="080808"/>
                <w:lang w:val="es-ES" w:eastAsia="es-ES"/>
              </w:rPr>
            </w:rPrChange>
          </w:rPr>
          <w:t>getDireccion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7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5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59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0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1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2" w:author="Carlos Rosales" w:date="2025-08-12T07:42:00Z">
              <w:rPr>
                <w:color w:val="080808"/>
                <w:lang w:val="es-ES" w:eastAsia="es-ES"/>
              </w:rPr>
            </w:rPrChange>
          </w:rPr>
          <w:t>getTelefono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3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4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65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6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7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8" w:author="Carlos Rosales" w:date="2025-08-12T07:42:00Z">
              <w:rPr>
                <w:color w:val="080808"/>
                <w:lang w:val="es-ES" w:eastAsia="es-ES"/>
              </w:rPr>
            </w:rPrChange>
          </w:rPr>
          <w:t>getEmail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69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0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71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2" w:author="Carlos Rosales" w:date="2025-08-12T07:42:00Z">
              <w:rPr>
                <w:color w:val="080808"/>
                <w:lang w:val="es-ES" w:eastAsia="es-ES"/>
              </w:rPr>
            </w:rPrChange>
          </w:rPr>
          <w:t>.getCliente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3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4" w:author="Carlos Rosales" w:date="2025-08-12T07:42:00Z">
              <w:rPr>
                <w:color w:val="080808"/>
                <w:lang w:val="es-ES" w:eastAsia="es-ES"/>
              </w:rPr>
            </w:rPrChange>
          </w:rPr>
          <w:t>getTipoCliente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5" w:author="Carlos Rosales" w:date="2025-08-12T07:42:00Z">
              <w:rPr>
                <w:color w:val="080808"/>
                <w:lang w:val="es-ES" w:eastAsia="es-ES"/>
              </w:rPr>
            </w:rPrChange>
          </w:rPr>
          <w:t>()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78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79" w:author="Carlos Rosales" w:date="2025-08-12T07:42:00Z">
              <w:rPr>
                <w:color w:val="080808"/>
                <w:lang w:val="es-ES" w:eastAsia="es-ES"/>
              </w:rPr>
            </w:rPrChange>
          </w:rPr>
          <w:t>.setMesaDTO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0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381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2" w:author="Carlos Rosales" w:date="2025-08-12T07:42:00Z">
              <w:rPr>
                <w:color w:val="080808"/>
                <w:lang w:val="es-ES" w:eastAsia="es-ES"/>
              </w:rPr>
            </w:rPrChange>
          </w:rPr>
          <w:t>MesaDTO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3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4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85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6" w:author="Carlos Rosales" w:date="2025-08-12T07:42:00Z">
              <w:rPr>
                <w:color w:val="080808"/>
                <w:lang w:val="es-ES" w:eastAsia="es-ES"/>
              </w:rPr>
            </w:rPrChange>
          </w:rPr>
          <w:t>.getMesa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7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8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89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0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91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2" w:author="Carlos Rosales" w:date="2025-08-12T07:42:00Z">
              <w:rPr>
                <w:color w:val="080808"/>
                <w:lang w:val="es-ES" w:eastAsia="es-ES"/>
              </w:rPr>
            </w:rPrChange>
          </w:rPr>
          <w:t>.getMesa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3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4" w:author="Carlos Rosales" w:date="2025-08-12T07:42:00Z">
              <w:rPr>
                <w:color w:val="080808"/>
                <w:lang w:val="es-ES" w:eastAsia="es-ES"/>
              </w:rPr>
            </w:rPrChange>
          </w:rPr>
          <w:t>getNumero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5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397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8" w:author="Carlos Rosales" w:date="2025-08-12T07:42:00Z">
              <w:rPr>
                <w:color w:val="080808"/>
                <w:lang w:val="es-ES" w:eastAsia="es-ES"/>
              </w:rPr>
            </w:rPrChange>
          </w:rPr>
          <w:t>.getMesa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399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0" w:author="Carlos Rosales" w:date="2025-08-12T07:42:00Z">
              <w:rPr>
                <w:color w:val="080808"/>
                <w:lang w:val="es-ES" w:eastAsia="es-ES"/>
              </w:rPr>
            </w:rPrChange>
          </w:rPr>
          <w:t>getUbicacion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1" w:author="Carlos Rosales" w:date="2025-08-12T07:42:00Z">
              <w:rPr>
                <w:color w:val="080808"/>
                <w:lang w:val="es-ES" w:eastAsia="es-ES"/>
              </w:rPr>
            </w:rPrChange>
          </w:rPr>
          <w:t>()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3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04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5" w:author="Carlos Rosales" w:date="2025-08-12T07:42:00Z">
              <w:rPr>
                <w:color w:val="080808"/>
                <w:lang w:val="es-ES" w:eastAsia="es-ES"/>
              </w:rPr>
            </w:rPrChange>
          </w:rPr>
          <w:t>.setUsuarioDTO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6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407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8" w:author="Carlos Rosales" w:date="2025-08-12T07:42:00Z">
              <w:rPr>
                <w:color w:val="080808"/>
                <w:lang w:val="es-ES" w:eastAsia="es-ES"/>
              </w:rPr>
            </w:rPrChange>
          </w:rPr>
          <w:t>UsuarioDTO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09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0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11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2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3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4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5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17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8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19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0" w:author="Carlos Rosales" w:date="2025-08-12T07:42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1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23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4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5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6" w:author="Carlos Rosales" w:date="2025-08-12T07:42:00Z">
              <w:rPr>
                <w:color w:val="080808"/>
                <w:lang w:val="es-ES" w:eastAsia="es-ES"/>
              </w:rPr>
            </w:rPrChange>
          </w:rPr>
          <w:t>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7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2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29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0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1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2" w:author="Carlos Rosales" w:date="2025-08-12T07:42:00Z">
              <w:rPr>
                <w:color w:val="080808"/>
                <w:lang w:val="es-ES" w:eastAsia="es-ES"/>
              </w:rPr>
            </w:rPrChange>
          </w:rPr>
          <w:t>isActivo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3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4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435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6" w:author="Carlos Rosales" w:date="2025-08-12T07:42:00Z">
              <w:rPr>
                <w:color w:val="080808"/>
                <w:lang w:val="es-ES" w:eastAsia="es-ES"/>
              </w:rPr>
            </w:rPrChange>
          </w:rPr>
          <w:t>RoleDTO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7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3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39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0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1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2" w:author="Carlos Rosales" w:date="2025-08-12T07:42:00Z">
              <w:rPr>
                <w:color w:val="080808"/>
                <w:lang w:val="es-ES" w:eastAsia="es-ES"/>
              </w:rPr>
            </w:rPrChange>
          </w:rPr>
          <w:t>getRole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3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4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5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47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8" w:author="Carlos Rosales" w:date="2025-08-12T07:42:00Z">
              <w:rPr>
                <w:color w:val="080808"/>
                <w:lang w:val="es-ES" w:eastAsia="es-ES"/>
              </w:rPr>
            </w:rPrChange>
          </w:rPr>
          <w:t>.getUsuario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49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0" w:author="Carlos Rosales" w:date="2025-08-12T07:42:00Z">
              <w:rPr>
                <w:color w:val="080808"/>
                <w:lang w:val="es-ES" w:eastAsia="es-ES"/>
              </w:rPr>
            </w:rPrChange>
          </w:rPr>
          <w:t>getRole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1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2" w:author="Carlos Rosales" w:date="2025-08-12T07:42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3" w:author="Carlos Rosales" w:date="2025-08-12T07:42:00Z">
              <w:rPr>
                <w:color w:val="080808"/>
                <w:lang w:val="es-ES" w:eastAsia="es-ES"/>
              </w:rPr>
            </w:rPrChange>
          </w:rPr>
          <w:t>()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4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5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5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F7676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7457" w:author="Carlos Rosales" w:date="2025-08-12T07:42:00Z">
              <w:rPr>
                <w:i/>
                <w:iCs/>
                <w:color w:val="8C8C8C"/>
                <w:lang w:val="es-ES" w:eastAsia="es-ES"/>
              </w:rPr>
            </w:rPrChange>
          </w:rPr>
          <w:t>//mapeamos el detalle de la orden</w:t>
        </w:r>
        <w:r w:rsidRPr="004F7676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7458" w:author="Carlos Rosales" w:date="2025-08-12T07:42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459" w:author="Carlos Rosales" w:date="2025-08-12T07:42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0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61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2" w:author="Carlos Rosales" w:date="2025-08-12T07:42:00Z">
              <w:rPr>
                <w:color w:val="080808"/>
                <w:lang w:val="es-ES" w:eastAsia="es-ES"/>
              </w:rPr>
            </w:rPrChange>
          </w:rPr>
          <w:t>.getDetalleOrden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3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() !=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464" w:author="Carlos Rosales" w:date="2025-08-12T07:42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5" w:author="Carlos Rosales" w:date="2025-08-12T07:42:00Z">
              <w:rPr>
                <w:color w:val="080808"/>
                <w:lang w:val="es-ES" w:eastAsia="es-ES"/>
              </w:rPr>
            </w:rPrChange>
          </w:rPr>
          <w:t>){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6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67" w:author="Carlos Rosales" w:date="2025-08-12T07:42:00Z">
              <w:rPr>
                <w:lang w:val="es-ES" w:eastAsia="es-ES"/>
              </w:rPr>
            </w:rPrChange>
          </w:rPr>
          <w:t>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8" w:author="Carlos Rosales" w:date="2025-08-12T07:42:00Z">
              <w:rPr>
                <w:color w:val="080808"/>
                <w:lang w:val="es-ES" w:eastAsia="es-ES"/>
              </w:rPr>
            </w:rPrChange>
          </w:rPr>
          <w:t>.setDetalle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69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70" w:author="Carlos Rosales" w:date="2025-08-12T07:42:00Z">
              <w:rPr>
                <w:lang w:val="es-ES" w:eastAsia="es-ES"/>
              </w:rPr>
            </w:rPrChange>
          </w:rPr>
          <w:t>orden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1" w:author="Carlos Rosales" w:date="2025-08-12T07:42:00Z">
              <w:rPr>
                <w:color w:val="080808"/>
                <w:lang w:val="es-ES" w:eastAsia="es-ES"/>
              </w:rPr>
            </w:rPrChange>
          </w:rPr>
          <w:t>.getDetalleOrden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2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3" w:author="Carlos Rosales" w:date="2025-08-12T07:42:00Z">
              <w:rPr>
                <w:color w:val="080808"/>
                <w:lang w:val="es-ES" w:eastAsia="es-ES"/>
              </w:rPr>
            </w:rPrChange>
          </w:rPr>
          <w:t>stream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4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5" w:author="Carlos Rosales" w:date="2025-08-12T07:42:00Z">
              <w:rPr>
                <w:color w:val="080808"/>
                <w:lang w:val="es-ES" w:eastAsia="es-ES"/>
              </w:rPr>
            </w:rPrChange>
          </w:rPr>
          <w:t>map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6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77" w:author="Carlos Rosales" w:date="2025-08-12T07:42:00Z">
              <w:rPr>
                <w:lang w:val="es-ES" w:eastAsia="es-ES"/>
              </w:rPr>
            </w:rPrChange>
          </w:rPr>
          <w:t xml:space="preserve">d 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8" w:author="Carlos Rosales" w:date="2025-08-12T07:42:00Z">
              <w:rPr>
                <w:color w:val="080808"/>
                <w:lang w:val="es-ES" w:eastAsia="es-ES"/>
              </w:rPr>
            </w:rPrChange>
          </w:rPr>
          <w:t>-&gt;{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7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80" w:author="Carlos Rosales" w:date="2025-08-12T07:42:00Z">
              <w:rPr>
                <w:lang w:val="es-ES" w:eastAsia="es-ES"/>
              </w:rPr>
            </w:rPrChange>
          </w:rPr>
          <w:t>DetalleOrdenDTO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81" w:author="Carlos Rosales" w:date="2025-08-12T07:42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82" w:author="Carlos Rosales" w:date="2025-08-12T07:42:00Z">
              <w:rPr>
                <w:lang w:val="es-ES" w:eastAsia="es-ES"/>
              </w:rPr>
            </w:rPrChange>
          </w:rPr>
          <w:t>doDTO</w:t>
        </w:r>
        <w:proofErr w:type="spellEnd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83" w:author="Carlos Rosales" w:date="2025-08-12T07:42:00Z">
              <w:rPr>
                <w:lang w:val="es-ES" w:eastAsia="es-ES"/>
              </w:rPr>
            </w:rPrChange>
          </w:rPr>
          <w:t xml:space="preserve"> 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84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485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86" w:author="Carlos Rosales" w:date="2025-08-12T07:42:00Z">
              <w:rPr>
                <w:color w:val="080808"/>
                <w:lang w:val="es-ES" w:eastAsia="es-ES"/>
              </w:rPr>
            </w:rPrChange>
          </w:rPr>
          <w:t>DetalleOrdenDTO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87" w:author="Carlos Rosales" w:date="2025-08-12T07:42:00Z">
              <w:rPr>
                <w:color w:val="080808"/>
                <w:lang w:val="es-ES" w:eastAsia="es-ES"/>
              </w:rPr>
            </w:rPrChange>
          </w:rPr>
          <w:t>();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8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89" w:author="Carlos Rosales" w:date="2025-08-12T07:42:00Z">
              <w:rPr>
                <w:lang w:val="es-ES" w:eastAsia="es-ES"/>
              </w:rPr>
            </w:rPrChange>
          </w:rPr>
          <w:t>doDTO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0" w:author="Carlos Rosales" w:date="2025-08-12T07:42:00Z">
              <w:rPr>
                <w:color w:val="080808"/>
                <w:lang w:val="es-ES" w:eastAsia="es-ES"/>
              </w:rPr>
            </w:rPrChange>
          </w:rPr>
          <w:t>.setId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1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92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3" w:author="Carlos Rosales" w:date="2025-08-12T07:42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4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5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96" w:author="Carlos Rosales" w:date="2025-08-12T07:42:00Z">
              <w:rPr>
                <w:lang w:val="es-ES" w:eastAsia="es-ES"/>
              </w:rPr>
            </w:rPrChange>
          </w:rPr>
          <w:t>doDTO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7" w:author="Carlos Rosales" w:date="2025-08-12T07:42:00Z">
              <w:rPr>
                <w:color w:val="080808"/>
                <w:lang w:val="es-ES" w:eastAsia="es-ES"/>
              </w:rPr>
            </w:rPrChange>
          </w:rPr>
          <w:t>.setCantidad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498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499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0" w:author="Carlos Rosales" w:date="2025-08-12T07:42:00Z">
              <w:rPr>
                <w:color w:val="080808"/>
                <w:lang w:val="es-ES" w:eastAsia="es-ES"/>
              </w:rPr>
            </w:rPrChange>
          </w:rPr>
          <w:t>.getCantidad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1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03" w:author="Carlos Rosales" w:date="2025-08-12T07:42:00Z">
              <w:rPr>
                <w:lang w:val="es-ES" w:eastAsia="es-ES"/>
              </w:rPr>
            </w:rPrChange>
          </w:rPr>
          <w:t>doDTO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4" w:author="Carlos Rosales" w:date="2025-08-12T07:42:00Z">
              <w:rPr>
                <w:color w:val="080808"/>
                <w:lang w:val="es-ES" w:eastAsia="es-ES"/>
              </w:rPr>
            </w:rPrChange>
          </w:rPr>
          <w:t>.setPrecio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5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06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7" w:author="Carlos Rosales" w:date="2025-08-12T07:42:00Z">
              <w:rPr>
                <w:color w:val="080808"/>
                <w:lang w:val="es-ES" w:eastAsia="es-ES"/>
              </w:rPr>
            </w:rPrChange>
          </w:rPr>
          <w:t>.getPrecio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8" w:author="Carlos Rosales" w:date="2025-08-12T07:42:00Z">
              <w:rPr>
                <w:color w:val="080808"/>
                <w:lang w:val="es-ES" w:eastAsia="es-ES"/>
              </w:rPr>
            </w:rPrChange>
          </w:rPr>
          <w:t>());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0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10" w:author="Carlos Rosales" w:date="2025-08-12T07:42:00Z">
              <w:rPr>
                <w:lang w:val="es-ES" w:eastAsia="es-ES"/>
              </w:rPr>
            </w:rPrChange>
          </w:rPr>
          <w:t>doDTO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1" w:author="Carlos Rosales" w:date="2025-08-12T07:42:00Z">
              <w:rPr>
                <w:color w:val="080808"/>
                <w:lang w:val="es-ES" w:eastAsia="es-ES"/>
              </w:rPr>
            </w:rPrChange>
          </w:rPr>
          <w:t>.setSubtotal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2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3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14" w:author="Carlos Rosales" w:date="2025-08-12T07:42:00Z">
              <w:rPr>
                <w:lang w:val="es-ES" w:eastAsia="es-ES"/>
              </w:rPr>
            </w:rPrChange>
          </w:rPr>
          <w:t>BigDecimal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5" w:author="Carlos Rosales" w:date="2025-08-12T07:42:00Z">
              <w:rPr>
                <w:color w:val="080808"/>
                <w:lang w:val="es-ES" w:eastAsia="es-ES"/>
              </w:rPr>
            </w:rPrChange>
          </w:rPr>
          <w:t>.</w:t>
        </w:r>
        <w:r w:rsidRPr="004F7676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7516" w:author="Carlos Rosales" w:date="2025-08-12T07:42:00Z">
              <w:rPr>
                <w:i/>
                <w:iCs/>
                <w:color w:val="080808"/>
                <w:lang w:val="es-ES" w:eastAsia="es-ES"/>
              </w:rPr>
            </w:rPrChange>
          </w:rPr>
          <w:t>valueOf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7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18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19" w:author="Carlos Rosales" w:date="2025-08-12T07:42:00Z">
              <w:rPr>
                <w:color w:val="080808"/>
                <w:lang w:val="es-ES" w:eastAsia="es-ES"/>
              </w:rPr>
            </w:rPrChange>
          </w:rPr>
          <w:t>.getCantidad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0" w:author="Carlos Rosales" w:date="2025-08-12T07:42:00Z">
              <w:rPr>
                <w:color w:val="080808"/>
                <w:lang w:val="es-ES" w:eastAsia="es-ES"/>
              </w:rPr>
            </w:rPrChange>
          </w:rPr>
          <w:t>())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2" w:author="Carlos Rosales" w:date="2025-08-12T07:42:00Z">
              <w:rPr>
                <w:color w:val="080808"/>
                <w:lang w:val="es-ES" w:eastAsia="es-ES"/>
              </w:rPr>
            </w:rPrChange>
          </w:rPr>
          <w:t>multiply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3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24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5" w:author="Carlos Rosales" w:date="2025-08-12T07:42:00Z">
              <w:rPr>
                <w:color w:val="080808"/>
                <w:lang w:val="es-ES" w:eastAsia="es-ES"/>
              </w:rPr>
            </w:rPrChange>
          </w:rPr>
          <w:t>.getPrecio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6" w:author="Carlos Rosales" w:date="2025-08-12T07:42:00Z">
              <w:rPr>
                <w:color w:val="080808"/>
                <w:lang w:val="es-ES" w:eastAsia="es-ES"/>
              </w:rPr>
            </w:rPrChange>
          </w:rPr>
          <w:t>())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7" w:author="Carlos Rosales" w:date="2025-08-12T07:42:00Z">
              <w:rPr>
                <w:color w:val="080808"/>
                <w:lang w:val="es-ES" w:eastAsia="es-ES"/>
              </w:rPr>
            </w:rPrChange>
          </w:rPr>
          <w:br/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8" w:author="Carlos Rosales" w:date="2025-08-12T07:42:00Z">
              <w:rPr>
                <w:color w:val="080808"/>
                <w:lang w:val="es-ES" w:eastAsia="es-ES"/>
              </w:rPr>
            </w:rPrChange>
          </w:rPr>
          <w:lastRenderedPageBreak/>
          <w:t xml:space="preserve">                        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29" w:author="Carlos Rosales" w:date="2025-08-12T07:42:00Z">
              <w:rPr>
                <w:color w:val="080808"/>
                <w:lang w:val="es-ES" w:eastAsia="es-ES"/>
              </w:rPr>
            </w:rPrChange>
          </w:rPr>
          <w:t>setScale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0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s-ES" w:eastAsia="es-ES"/>
            <w14:ligatures w14:val="none"/>
            <w:rPrChange w:id="7531" w:author="Carlos Rosales" w:date="2025-08-12T07:42:00Z">
              <w:rPr>
                <w:color w:val="1750EB"/>
                <w:lang w:val="es-ES" w:eastAsia="es-ES"/>
              </w:rPr>
            </w:rPrChange>
          </w:rPr>
          <w:t>2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2" w:author="Carlos Rosales" w:date="2025-08-12T07:42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33" w:author="Carlos Rosales" w:date="2025-08-12T07:42:00Z">
              <w:rPr>
                <w:lang w:val="es-ES" w:eastAsia="es-ES"/>
              </w:rPr>
            </w:rPrChange>
          </w:rPr>
          <w:t>RoundingMode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4" w:author="Carlos Rosales" w:date="2025-08-12T07:42:00Z">
              <w:rPr>
                <w:color w:val="080808"/>
                <w:lang w:val="es-ES" w:eastAsia="es-ES"/>
              </w:rPr>
            </w:rPrChange>
          </w:rPr>
          <w:t>.</w:t>
        </w:r>
        <w:r w:rsidRPr="004F7676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7535" w:author="Carlos Rosales" w:date="2025-08-12T07:42:00Z">
              <w:rPr>
                <w:i/>
                <w:iCs/>
                <w:color w:val="871094"/>
                <w:lang w:val="es-ES" w:eastAsia="es-ES"/>
              </w:rPr>
            </w:rPrChange>
          </w:rPr>
          <w:t>HALF_UP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6" w:author="Carlos Rosales" w:date="2025-08-12T07:42:00Z">
              <w:rPr>
                <w:color w:val="080808"/>
                <w:lang w:val="es-ES" w:eastAsia="es-ES"/>
              </w:rPr>
            </w:rPrChange>
          </w:rPr>
          <w:t>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3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39" w:author="Carlos Rosales" w:date="2025-08-12T07:42:00Z">
              <w:rPr>
                <w:lang w:val="es-ES" w:eastAsia="es-ES"/>
              </w:rPr>
            </w:rPrChange>
          </w:rPr>
          <w:t>doDTO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0" w:author="Carlos Rosales" w:date="2025-08-12T07:42:00Z">
              <w:rPr>
                <w:color w:val="080808"/>
                <w:lang w:val="es-ES" w:eastAsia="es-ES"/>
              </w:rPr>
            </w:rPrChange>
          </w:rPr>
          <w:t>.setMenuDTO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1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542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3" w:author="Carlos Rosales" w:date="2025-08-12T07:42:00Z">
              <w:rPr>
                <w:color w:val="080808"/>
                <w:lang w:val="es-ES" w:eastAsia="es-ES"/>
              </w:rPr>
            </w:rPrChange>
          </w:rPr>
          <w:t>MenuDTO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4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5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46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7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8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49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0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52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3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4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5" w:author="Carlos Rosales" w:date="2025-08-12T07:42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6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58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59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0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1" w:author="Carlos Rosales" w:date="2025-08-12T07:42:00Z">
              <w:rPr>
                <w:color w:val="080808"/>
                <w:lang w:val="es-ES" w:eastAsia="es-ES"/>
              </w:rPr>
            </w:rPrChange>
          </w:rPr>
          <w:t>getDescripcion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2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3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64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5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6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7" w:author="Carlos Rosales" w:date="2025-08-12T07:42:00Z">
              <w:rPr>
                <w:color w:val="080808"/>
                <w:lang w:val="es-ES" w:eastAsia="es-ES"/>
              </w:rPr>
            </w:rPrChange>
          </w:rPr>
          <w:t>getTipo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8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6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70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1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2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3" w:author="Carlos Rosales" w:date="2025-08-12T07:42:00Z">
              <w:rPr>
                <w:color w:val="080808"/>
                <w:lang w:val="es-ES" w:eastAsia="es-ES"/>
              </w:rPr>
            </w:rPrChange>
          </w:rPr>
          <w:t>getPrecioUnitario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4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5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76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7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8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79" w:author="Carlos Rosales" w:date="2025-08-12T07:42:00Z">
              <w:rPr>
                <w:color w:val="080808"/>
                <w:lang w:val="es-ES" w:eastAsia="es-ES"/>
              </w:rPr>
            </w:rPrChange>
          </w:rPr>
          <w:t>getUrlImagen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0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82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3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4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5" w:author="Carlos Rosales" w:date="2025-08-12T07:42:00Z">
              <w:rPr>
                <w:color w:val="080808"/>
                <w:lang w:val="es-ES" w:eastAsia="es-ES"/>
              </w:rPr>
            </w:rPrChange>
          </w:rPr>
          <w:t>isDisponible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6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</w:t>
        </w:r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588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89" w:author="Carlos Rosales" w:date="2025-08-12T07:42:00Z">
              <w:rPr>
                <w:color w:val="080808"/>
                <w:lang w:val="es-ES" w:eastAsia="es-ES"/>
              </w:rPr>
            </w:rPrChange>
          </w:rPr>
          <w:t>CategoriaDTO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0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592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3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4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5" w:author="Carlos Rosales" w:date="2025-08-12T07:42:00Z">
              <w:rPr>
                <w:color w:val="080808"/>
                <w:lang w:val="es-ES" w:eastAsia="es-ES"/>
              </w:rPr>
            </w:rPrChange>
          </w:rPr>
          <w:t>getCategoria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6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7" w:author="Carlos Rosales" w:date="2025-08-12T07:42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8" w:author="Carlos Rosales" w:date="2025-08-12T07:42:00Z">
              <w:rPr>
                <w:color w:val="080808"/>
                <w:lang w:val="es-ES" w:eastAsia="es-ES"/>
              </w:rPr>
            </w:rPrChange>
          </w:rPr>
          <w:t>(),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59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       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00" w:author="Carlos Rosales" w:date="2025-08-12T07:42:00Z">
              <w:rPr>
                <w:lang w:val="es-ES" w:eastAsia="es-ES"/>
              </w:rPr>
            </w:rPrChange>
          </w:rPr>
          <w:t>d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1" w:author="Carlos Rosales" w:date="2025-08-12T07:42:00Z">
              <w:rPr>
                <w:color w:val="080808"/>
                <w:lang w:val="es-ES" w:eastAsia="es-ES"/>
              </w:rPr>
            </w:rPrChange>
          </w:rPr>
          <w:t>.getMenu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2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3" w:author="Carlos Rosales" w:date="2025-08-12T07:42:00Z">
              <w:rPr>
                <w:color w:val="080808"/>
                <w:lang w:val="es-ES" w:eastAsia="es-ES"/>
              </w:rPr>
            </w:rPrChange>
          </w:rPr>
          <w:t>getCategoria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4" w:author="Carlos Rosales" w:date="2025-08-12T07:42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5" w:author="Carlos Rosales" w:date="2025-08-12T07:42:00Z">
              <w:rPr>
                <w:color w:val="080808"/>
                <w:lang w:val="es-ES" w:eastAsia="es-ES"/>
              </w:rPr>
            </w:rPrChange>
          </w:rPr>
          <w:t>getNombre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6" w:author="Carlos Rosales" w:date="2025-08-12T07:42:00Z">
              <w:rPr>
                <w:color w:val="080808"/>
                <w:lang w:val="es-ES" w:eastAsia="es-ES"/>
              </w:rPr>
            </w:rPrChange>
          </w:rPr>
          <w:t>()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        )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09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10" w:author="Carlos Rosales" w:date="2025-08-12T07:42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11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12" w:author="Carlos Rosales" w:date="2025-08-12T07:42:00Z">
              <w:rPr>
                <w:lang w:val="es-ES" w:eastAsia="es-ES"/>
              </w:rPr>
            </w:rPrChange>
          </w:rPr>
          <w:t>doDTO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13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14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    }).</w:t>
        </w:r>
        <w:proofErr w:type="spellStart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15" w:author="Carlos Rosales" w:date="2025-08-12T07:42:00Z">
              <w:rPr>
                <w:color w:val="080808"/>
                <w:lang w:val="es-ES" w:eastAsia="es-ES"/>
              </w:rPr>
            </w:rPrChange>
          </w:rPr>
          <w:t>collect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16" w:author="Carlos Rosales" w:date="2025-08-12T07:42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17" w:author="Carlos Rosales" w:date="2025-08-12T07:42:00Z">
              <w:rPr>
                <w:lang w:val="es-ES" w:eastAsia="es-ES"/>
              </w:rPr>
            </w:rPrChange>
          </w:rPr>
          <w:t>Collectors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18" w:author="Carlos Rosales" w:date="2025-08-12T07:42:00Z">
              <w:rPr>
                <w:color w:val="080808"/>
                <w:lang w:val="es-ES" w:eastAsia="es-ES"/>
              </w:rPr>
            </w:rPrChange>
          </w:rPr>
          <w:t>.</w:t>
        </w:r>
        <w:r w:rsidRPr="004F7676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7619" w:author="Carlos Rosales" w:date="2025-08-12T07:42:00Z">
              <w:rPr>
                <w:i/>
                <w:iCs/>
                <w:color w:val="080808"/>
                <w:lang w:val="es-ES" w:eastAsia="es-ES"/>
              </w:rPr>
            </w:rPrChange>
          </w:rPr>
          <w:t>toList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0" w:author="Carlos Rosales" w:date="2025-08-12T07:42:00Z">
              <w:rPr>
                <w:color w:val="080808"/>
                <w:lang w:val="es-ES" w:eastAsia="es-ES"/>
              </w:rPr>
            </w:rPrChange>
          </w:rPr>
          <w:t>()));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1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2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23" w:author="Carlos Rosales" w:date="2025-08-12T07:42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F7676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24" w:author="Carlos Rosales" w:date="2025-08-12T07:42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F7676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25" w:author="Carlos Rosales" w:date="2025-08-12T07:42:00Z">
              <w:rPr>
                <w:lang w:val="es-ES" w:eastAsia="es-ES"/>
              </w:rPr>
            </w:rPrChange>
          </w:rPr>
          <w:t>dto</w:t>
        </w:r>
        <w:proofErr w:type="spellEnd"/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6" w:author="Carlos Rosales" w:date="2025-08-12T07:42:00Z">
              <w:rPr>
                <w:color w:val="080808"/>
                <w:lang w:val="es-ES" w:eastAsia="es-ES"/>
              </w:rPr>
            </w:rPrChange>
          </w:rPr>
          <w:t>;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7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F7676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28" w:author="Carlos Rosales" w:date="2025-08-12T07:42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14790336" w14:textId="77777777" w:rsidR="00310485" w:rsidRDefault="00310485">
      <w:pPr>
        <w:pStyle w:val="Prrafodelista"/>
        <w:ind w:firstLine="0"/>
        <w:rPr>
          <w:ins w:id="7629" w:author="Carlos Rosales" w:date="2025-08-11T09:40:00Z"/>
          <w:b/>
          <w:bCs/>
          <w:lang w:val="en-US" w:eastAsia="es-ES"/>
        </w:rPr>
        <w:pPrChange w:id="7630" w:author="Carlos Rosales" w:date="2025-08-11T09:40:00Z">
          <w:pPr>
            <w:pStyle w:val="Prrafodelista"/>
            <w:numPr>
              <w:numId w:val="20"/>
            </w:numPr>
            <w:ind w:hanging="360"/>
          </w:pPr>
        </w:pPrChange>
      </w:pPr>
    </w:p>
    <w:p w14:paraId="0DDEE474" w14:textId="68F6A351" w:rsidR="00310485" w:rsidRDefault="004F7676" w:rsidP="00A461A6">
      <w:pPr>
        <w:pStyle w:val="Prrafodelista"/>
        <w:numPr>
          <w:ilvl w:val="0"/>
          <w:numId w:val="20"/>
        </w:numPr>
        <w:rPr>
          <w:ins w:id="7631" w:author="Carlos Rosales" w:date="2025-08-12T07:42:00Z"/>
          <w:b/>
          <w:bCs/>
          <w:lang w:val="en-US" w:eastAsia="es-ES"/>
        </w:rPr>
      </w:pPr>
      <w:ins w:id="7632" w:author="Carlos Rosales" w:date="2025-08-12T07:42:00Z">
        <w:r>
          <w:rPr>
            <w:b/>
            <w:bCs/>
            <w:lang w:val="en-US" w:eastAsia="es-ES"/>
          </w:rPr>
          <w:t xml:space="preserve"> 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una</w:t>
        </w:r>
        <w:proofErr w:type="spellEnd"/>
        <w:r>
          <w:rPr>
            <w:b/>
            <w:bCs/>
            <w:lang w:val="en-US" w:eastAsia="es-ES"/>
          </w:rPr>
          <w:t xml:space="preserve"> interface </w:t>
        </w:r>
        <w:r w:rsidR="008B3CD8">
          <w:rPr>
            <w:b/>
            <w:bCs/>
            <w:lang w:val="en-US" w:eastAsia="es-ES"/>
          </w:rPr>
          <w:t xml:space="preserve">IOrdenService.java </w:t>
        </w:r>
        <w:proofErr w:type="spellStart"/>
        <w:r w:rsidR="008B3CD8">
          <w:rPr>
            <w:b/>
            <w:bCs/>
            <w:lang w:val="en-US" w:eastAsia="es-ES"/>
          </w:rPr>
          <w:t>en</w:t>
        </w:r>
        <w:proofErr w:type="spellEnd"/>
        <w:r w:rsidR="008B3CD8">
          <w:rPr>
            <w:b/>
            <w:bCs/>
            <w:lang w:val="en-US" w:eastAsia="es-ES"/>
          </w:rPr>
          <w:t xml:space="preserve"> package </w:t>
        </w:r>
      </w:ins>
      <w:ins w:id="7633" w:author="Carlos Rosales" w:date="2025-08-12T09:12:00Z">
        <w:r w:rsidR="00A12244">
          <w:rPr>
            <w:b/>
            <w:bCs/>
            <w:lang w:val="en-US" w:eastAsia="es-ES"/>
          </w:rPr>
          <w:t>interfaces</w:t>
        </w:r>
      </w:ins>
      <w:ins w:id="7634" w:author="Carlos Rosales" w:date="2025-08-12T07:42:00Z">
        <w:r w:rsidR="008B3CD8">
          <w:rPr>
            <w:b/>
            <w:bCs/>
            <w:lang w:val="en-US" w:eastAsia="es-ES"/>
          </w:rPr>
          <w:t>.</w:t>
        </w:r>
      </w:ins>
    </w:p>
    <w:p w14:paraId="2745B33B" w14:textId="77777777" w:rsidR="00A55DA7" w:rsidRPr="00A55DA7" w:rsidRDefault="00A55D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635" w:author="Carlos Rosales" w:date="2025-08-12T09:36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636" w:author="Carlos Rosales" w:date="2025-08-12T09:36:00Z">
            <w:rPr>
              <w:ins w:id="7637" w:author="Carlos Rosales" w:date="2025-08-12T09:36:00Z"/>
              <w:color w:val="080808"/>
              <w:lang w:val="es-ES" w:eastAsia="es-ES"/>
            </w:rPr>
          </w:rPrChange>
        </w:rPr>
        <w:pPrChange w:id="7638" w:author="Carlos Rosales" w:date="2025-08-12T09:36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639" w:author="Carlos Rosales" w:date="2025-08-12T09:36:00Z"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40" w:author="Carlos Rosales" w:date="2025-08-12T09:36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41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42" w:author="Carlos Rosales" w:date="2025-08-12T09:36:00Z">
              <w:rPr>
                <w:lang w:val="es-ES" w:eastAsia="es-ES"/>
              </w:rPr>
            </w:rPrChange>
          </w:rPr>
          <w:t>com.devsoft</w:t>
        </w:r>
        <w:proofErr w:type="gram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43" w:author="Carlos Rosales" w:date="2025-08-12T09:36:00Z">
              <w:rPr>
                <w:lang w:val="es-ES" w:eastAsia="es-ES"/>
              </w:rPr>
            </w:rPrChange>
          </w:rPr>
          <w:t>.orders_api.interfaces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44" w:author="Carlos Rosales" w:date="2025-08-12T09:36:00Z">
              <w:rPr>
                <w:color w:val="080808"/>
                <w:lang w:val="es-ES" w:eastAsia="es-ES"/>
              </w:rPr>
            </w:rPrChange>
          </w:rPr>
          <w:t>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45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46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47" w:author="Carlos Rosales" w:date="2025-08-12T09:3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48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49" w:author="Carlos Rosales" w:date="2025-08-12T09:36:00Z">
              <w:rPr>
                <w:lang w:val="es-ES" w:eastAsia="es-ES"/>
              </w:rPr>
            </w:rPrChange>
          </w:rPr>
          <w:t>com.devsoft.orders_api.dto.OrdenDTO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50" w:author="Carlos Rosales" w:date="2025-08-12T09:36:00Z">
              <w:rPr>
                <w:color w:val="080808"/>
                <w:lang w:val="es-ES" w:eastAsia="es-ES"/>
              </w:rPr>
            </w:rPrChange>
          </w:rPr>
          <w:t>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51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52" w:author="Carlos Rosales" w:date="2025-08-12T09:3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53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54" w:author="Carlos Rosales" w:date="2025-08-12T09:36:00Z">
              <w:rPr>
                <w:lang w:val="es-ES" w:eastAsia="es-ES"/>
              </w:rPr>
            </w:rPrChange>
          </w:rPr>
          <w:t>com.devsoft.orders_api.utils.EstadoOrden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55" w:author="Carlos Rosales" w:date="2025-08-12T09:36:00Z">
              <w:rPr>
                <w:color w:val="080808"/>
                <w:lang w:val="es-ES" w:eastAsia="es-ES"/>
              </w:rPr>
            </w:rPrChange>
          </w:rPr>
          <w:t>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56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57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58" w:author="Carlos Rosales" w:date="2025-08-12T09:3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59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60" w:author="Carlos Rosales" w:date="2025-08-12T09:36:00Z">
              <w:rPr>
                <w:lang w:val="es-ES" w:eastAsia="es-ES"/>
              </w:rPr>
            </w:rPrChange>
          </w:rPr>
          <w:t>java.util.List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61" w:author="Carlos Rosales" w:date="2025-08-12T09:36:00Z">
              <w:rPr>
                <w:color w:val="080808"/>
                <w:lang w:val="es-ES" w:eastAsia="es-ES"/>
              </w:rPr>
            </w:rPrChange>
          </w:rPr>
          <w:t>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62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63" w:author="Carlos Rosales" w:date="2025-08-12T09:3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64" w:author="Carlos Rosales" w:date="2025-08-12T09:3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665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66" w:author="Carlos Rosales" w:date="2025-08-12T09:36:00Z">
              <w:rPr>
                <w:lang w:val="es-ES" w:eastAsia="es-ES"/>
              </w:rPr>
            </w:rPrChange>
          </w:rPr>
          <w:t>IOrdenService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67" w:author="Carlos Rosales" w:date="2025-08-12T09:36:00Z">
              <w:rPr>
                <w:lang w:val="es-ES" w:eastAsia="es-ES"/>
              </w:rPr>
            </w:rPrChange>
          </w:rPr>
          <w:t xml:space="preserve"> 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68" w:author="Carlos Rosales" w:date="2025-08-12T09:36:00Z">
              <w:rPr>
                <w:color w:val="080808"/>
                <w:lang w:val="es-ES" w:eastAsia="es-ES"/>
              </w:rPr>
            </w:rPrChange>
          </w:rPr>
          <w:t>{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69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70" w:author="Carlos Rosales" w:date="2025-08-12T09:36:00Z">
              <w:rPr>
                <w:lang w:val="es-ES" w:eastAsia="es-ES"/>
              </w:rPr>
            </w:rPrChange>
          </w:rPr>
          <w:t>List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71" w:author="Carlos Rosales" w:date="2025-08-12T09:3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72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73" w:author="Carlos Rosales" w:date="2025-08-12T09:36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674" w:author="Carlos Rosales" w:date="2025-08-12T09:36:00Z">
              <w:rPr>
                <w:color w:val="00627A"/>
                <w:lang w:val="es-ES" w:eastAsia="es-ES"/>
              </w:rPr>
            </w:rPrChange>
          </w:rPr>
          <w:t>findAll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75" w:author="Carlos Rosales" w:date="2025-08-12T09:36:00Z">
              <w:rPr>
                <w:color w:val="080808"/>
                <w:lang w:val="es-ES" w:eastAsia="es-ES"/>
              </w:rPr>
            </w:rPrChange>
          </w:rPr>
          <w:t>();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76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77" w:author="Carlos Rosales" w:date="2025-08-12T09:36:00Z">
              <w:rPr>
                <w:lang w:val="es-ES" w:eastAsia="es-ES"/>
              </w:rPr>
            </w:rPrChange>
          </w:rPr>
          <w:t>List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78" w:author="Carlos Rosales" w:date="2025-08-12T09:3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79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80" w:author="Carlos Rosales" w:date="2025-08-12T09:36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681" w:author="Carlos Rosales" w:date="2025-08-12T09:36:00Z">
              <w:rPr>
                <w:color w:val="00627A"/>
                <w:lang w:val="es-ES" w:eastAsia="es-ES"/>
              </w:rPr>
            </w:rPrChange>
          </w:rPr>
          <w:t>findByEstado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82" w:author="Carlos Rosales" w:date="2025-08-12T09:3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83" w:author="Carlos Rosales" w:date="2025-08-12T09:36:00Z">
              <w:rPr>
                <w:lang w:val="es-ES" w:eastAsia="es-ES"/>
              </w:rPr>
            </w:rPrChange>
          </w:rPr>
          <w:t>EstadoOrden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84" w:author="Carlos Rosales" w:date="2025-08-12T09:36:00Z">
              <w:rPr>
                <w:lang w:val="es-ES" w:eastAsia="es-ES"/>
              </w:rPr>
            </w:rPrChange>
          </w:rPr>
          <w:t xml:space="preserve"> estado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85" w:author="Carlos Rosales" w:date="2025-08-12T09:36:00Z">
              <w:rPr>
                <w:color w:val="080808"/>
                <w:lang w:val="es-ES" w:eastAsia="es-ES"/>
              </w:rPr>
            </w:rPrChange>
          </w:rPr>
          <w:t>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86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87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88" w:author="Carlos Rosales" w:date="2025-08-12T09:3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689" w:author="Carlos Rosales" w:date="2025-08-12T09:36:00Z">
              <w:rPr>
                <w:color w:val="00627A"/>
                <w:lang w:val="es-ES" w:eastAsia="es-ES"/>
              </w:rPr>
            </w:rPrChange>
          </w:rPr>
          <w:t>findById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90" w:author="Carlos Rosales" w:date="2025-08-12T09:36:00Z">
              <w:rPr>
                <w:color w:val="080808"/>
                <w:lang w:val="es-ES" w:eastAsia="es-ES"/>
              </w:rPr>
            </w:rPrChange>
          </w:rPr>
          <w:t>(</w:t>
        </w:r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91" w:author="Carlos Rosales" w:date="2025-08-12T09:36:00Z">
              <w:rPr>
                <w:lang w:val="es-ES" w:eastAsia="es-ES"/>
              </w:rPr>
            </w:rPrChange>
          </w:rPr>
          <w:t>Long id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92" w:author="Carlos Rosales" w:date="2025-08-12T09:36:00Z">
              <w:rPr>
                <w:color w:val="080808"/>
                <w:lang w:val="es-ES" w:eastAsia="es-ES"/>
              </w:rPr>
            </w:rPrChange>
          </w:rPr>
          <w:t>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93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94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95" w:author="Carlos Rosales" w:date="2025-08-12T09:3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696" w:author="Carlos Rosales" w:date="2025-08-12T09:36:00Z">
              <w:rPr>
                <w:color w:val="00627A"/>
                <w:lang w:val="es-ES" w:eastAsia="es-ES"/>
              </w:rPr>
            </w:rPrChange>
          </w:rPr>
          <w:t>registerOrUpdate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697" w:author="Carlos Rosales" w:date="2025-08-12T09:3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98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699" w:author="Carlos Rosales" w:date="2025-08-12T09:3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00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01" w:author="Carlos Rosales" w:date="2025-08-12T09:36:00Z">
              <w:rPr>
                <w:color w:val="080808"/>
                <w:lang w:val="es-ES" w:eastAsia="es-ES"/>
              </w:rPr>
            </w:rPrChange>
          </w:rPr>
          <w:t>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02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03" w:author="Carlos Rosales" w:date="2025-08-12T09:36:00Z">
              <w:rPr>
                <w:color w:val="0033B3"/>
                <w:lang w:val="es-ES" w:eastAsia="es-ES"/>
              </w:rPr>
            </w:rPrChange>
          </w:rPr>
          <w:t>void</w:t>
        </w:r>
        <w:proofErr w:type="spellEnd"/>
        <w:r w:rsidRPr="00A55DA7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04" w:author="Carlos Rosales" w:date="2025-08-12T09:3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705" w:author="Carlos Rosales" w:date="2025-08-12T09:36:00Z">
              <w:rPr>
                <w:color w:val="00627A"/>
                <w:lang w:val="es-ES" w:eastAsia="es-ES"/>
              </w:rPr>
            </w:rPrChange>
          </w:rPr>
          <w:t>anular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06" w:author="Carlos Rosales" w:date="2025-08-12T09:36:00Z">
              <w:rPr>
                <w:color w:val="080808"/>
                <w:lang w:val="es-ES" w:eastAsia="es-ES"/>
              </w:rPr>
            </w:rPrChange>
          </w:rPr>
          <w:t>(</w:t>
        </w:r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07" w:author="Carlos Rosales" w:date="2025-08-12T09:36:00Z">
              <w:rPr>
                <w:lang w:val="es-ES" w:eastAsia="es-ES"/>
              </w:rPr>
            </w:rPrChange>
          </w:rPr>
          <w:t>Long id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08" w:author="Carlos Rosales" w:date="2025-08-12T09:36:00Z">
              <w:rPr>
                <w:color w:val="080808"/>
                <w:lang w:val="es-ES" w:eastAsia="es-ES"/>
              </w:rPr>
            </w:rPrChange>
          </w:rPr>
          <w:t>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09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10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11" w:author="Carlos Rosales" w:date="2025-08-12T09:3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7712" w:author="Carlos Rosales" w:date="2025-08-12T09:36:00Z">
              <w:rPr>
                <w:color w:val="00627A"/>
                <w:lang w:val="es-ES" w:eastAsia="es-ES"/>
              </w:rPr>
            </w:rPrChange>
          </w:rPr>
          <w:t>changeState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13" w:author="Carlos Rosales" w:date="2025-08-12T09:3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14" w:author="Carlos Rosales" w:date="2025-08-12T09:36:00Z">
              <w:rPr>
                <w:lang w:val="es-ES" w:eastAsia="es-ES"/>
              </w:rPr>
            </w:rPrChange>
          </w:rPr>
          <w:t>OrdenDTO</w:t>
        </w:r>
        <w:proofErr w:type="spellEnd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15" w:author="Carlos Rosales" w:date="2025-08-12T09:3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A55DA7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16" w:author="Carlos Rosales" w:date="2025-08-12T09:36:00Z">
              <w:rPr>
                <w:lang w:val="es-ES" w:eastAsia="es-ES"/>
              </w:rPr>
            </w:rPrChange>
          </w:rPr>
          <w:t>dto</w:t>
        </w:r>
        <w:proofErr w:type="spellEnd"/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17" w:author="Carlos Rosales" w:date="2025-08-12T09:36:00Z">
              <w:rPr>
                <w:color w:val="080808"/>
                <w:lang w:val="es-ES" w:eastAsia="es-ES"/>
              </w:rPr>
            </w:rPrChange>
          </w:rPr>
          <w:t>);</w:t>
        </w:r>
        <w:r w:rsidRPr="00A55DA7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18" w:author="Carlos Rosales" w:date="2025-08-12T09:36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642AEC3F" w14:textId="77777777" w:rsidR="00DB6566" w:rsidRDefault="00DB6566" w:rsidP="008B3C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19" w:author="Carlos Rosales" w:date="2025-08-12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50BA6005" w14:textId="77777777" w:rsidR="00DB6566" w:rsidRDefault="00DB6566" w:rsidP="008B3C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20" w:author="Carlos Rosales" w:date="2025-08-12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5B930D97" w14:textId="77777777" w:rsidR="00DB6566" w:rsidRDefault="00DB6566" w:rsidP="008B3C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21" w:author="Carlos Rosales" w:date="2025-08-12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5033215C" w14:textId="77777777" w:rsidR="00DB6566" w:rsidRDefault="00DB6566" w:rsidP="008B3C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22" w:author="Carlos Rosales" w:date="2025-08-12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562A5F36" w14:textId="77777777" w:rsidR="00DB6566" w:rsidRDefault="00DB6566" w:rsidP="008B3C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23" w:author="Carlos Rosales" w:date="2025-08-12T08:23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</w:rPr>
      </w:pPr>
    </w:p>
    <w:p w14:paraId="613144E0" w14:textId="77777777" w:rsidR="00DB6566" w:rsidRPr="008B3CD8" w:rsidRDefault="00DB6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24" w:author="Carlos Rosales" w:date="2025-08-12T07:48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725" w:author="Carlos Rosales" w:date="2025-08-12T07:48:00Z">
            <w:rPr>
              <w:ins w:id="7726" w:author="Carlos Rosales" w:date="2025-08-12T07:48:00Z"/>
              <w:color w:val="080808"/>
              <w:lang w:val="es-ES" w:eastAsia="es-ES"/>
            </w:rPr>
          </w:rPrChange>
        </w:rPr>
        <w:pPrChange w:id="7727" w:author="Carlos Rosales" w:date="2025-08-12T07:48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</w:p>
    <w:p w14:paraId="5AD81880" w14:textId="75EFFCBF" w:rsidR="00A461A6" w:rsidRDefault="00395A49" w:rsidP="00A461A6">
      <w:pPr>
        <w:pStyle w:val="Prrafodelista"/>
        <w:numPr>
          <w:ilvl w:val="0"/>
          <w:numId w:val="20"/>
        </w:numPr>
        <w:rPr>
          <w:ins w:id="7728" w:author="Carlos Rosales" w:date="2025-08-12T08:07:00Z"/>
          <w:b/>
          <w:bCs/>
          <w:lang w:val="en-US" w:eastAsia="es-ES"/>
        </w:rPr>
      </w:pPr>
      <w:ins w:id="7729" w:author="Carlos Rosales" w:date="2025-08-12T08:06:00Z">
        <w:r>
          <w:rPr>
            <w:b/>
            <w:bCs/>
            <w:lang w:val="en-US" w:eastAsia="es-ES"/>
          </w:rPr>
          <w:t xml:space="preserve">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</w:t>
        </w:r>
      </w:ins>
      <w:ins w:id="7730" w:author="Carlos Rosales" w:date="2025-08-12T08:07:00Z">
        <w:r>
          <w:rPr>
            <w:b/>
            <w:bCs/>
            <w:lang w:val="en-US" w:eastAsia="es-ES"/>
          </w:rPr>
          <w:t xml:space="preserve">la interface ClienteRepository.java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repository:</w:t>
        </w:r>
      </w:ins>
    </w:p>
    <w:p w14:paraId="5A6344A8" w14:textId="13811AE9" w:rsidR="00395A49" w:rsidRPr="00395A49" w:rsidRDefault="00395A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31" w:author="Carlos Rosales" w:date="2025-08-11T08:35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732" w:author="Carlos Rosales" w:date="2025-08-12T08:10:00Z">
            <w:rPr>
              <w:ins w:id="7733" w:author="Carlos Rosales" w:date="2025-08-11T08:35:00Z"/>
              <w:lang w:val="en-US" w:eastAsia="es-ES"/>
            </w:rPr>
          </w:rPrChange>
        </w:rPr>
        <w:pPrChange w:id="7734" w:author="Carlos Rosales" w:date="2025-08-12T08:10:00Z">
          <w:pPr>
            <w:pStyle w:val="Prrafodelista"/>
            <w:numPr>
              <w:numId w:val="20"/>
            </w:numPr>
            <w:ind w:hanging="360"/>
          </w:pPr>
        </w:pPrChange>
      </w:pPr>
      <w:proofErr w:type="spellStart"/>
      <w:ins w:id="7735" w:author="Carlos Rosales" w:date="2025-08-12T08:10:00Z"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36" w:author="Carlos Rosales" w:date="2025-08-12T08:10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37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38" w:author="Carlos Rosales" w:date="2025-08-12T08:10:00Z">
              <w:rPr>
                <w:lang w:val="es-ES" w:eastAsia="es-ES"/>
              </w:rPr>
            </w:rPrChange>
          </w:rPr>
          <w:t>com.devsoft</w:t>
        </w:r>
        <w:proofErr w:type="gram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39" w:author="Carlos Rosales" w:date="2025-08-12T08:10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40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41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42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43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44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45" w:author="Carlos Rosales" w:date="2025-08-12T08:10:00Z">
              <w:rPr>
                <w:lang w:val="es-ES" w:eastAsia="es-ES"/>
              </w:rPr>
            </w:rPrChange>
          </w:rPr>
          <w:t>com.devsoft.orders_api.entities.Cliente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46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47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48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49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50" w:author="Carlos Rosales" w:date="2025-08-12T08:10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51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52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53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54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55" w:author="Carlos Rosales" w:date="2025-08-12T08:10:00Z">
              <w:rPr>
                <w:lang w:val="es-ES" w:eastAsia="es-ES"/>
              </w:rPr>
            </w:rPrChange>
          </w:rPr>
          <w:t>org.springframework.stereotype.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756" w:author="Carlos Rosales" w:date="2025-08-12T08:10:00Z">
              <w:rPr>
                <w:color w:val="9E880D"/>
                <w:lang w:val="es-ES" w:eastAsia="es-ES"/>
              </w:rPr>
            </w:rPrChange>
          </w:rPr>
          <w:t>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57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58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59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760" w:author="Carlos Rosales" w:date="2025-08-12T08:10:00Z">
              <w:rPr>
                <w:color w:val="9E880D"/>
                <w:lang w:val="es-ES" w:eastAsia="es-ES"/>
              </w:rPr>
            </w:rPrChange>
          </w:rPr>
          <w:t>@Repository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761" w:author="Carlos Rosales" w:date="2025-08-12T08:10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62" w:author="Carlos Rosales" w:date="2025-08-12T08:10:00Z">
              <w:rPr>
                <w:color w:val="0033B3"/>
                <w:lang w:val="es-ES" w:eastAsia="es-ES"/>
              </w:rPr>
            </w:rPrChange>
          </w:rPr>
          <w:lastRenderedPageBreak/>
          <w:t>public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63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64" w:author="Carlos Rosales" w:date="2025-08-12T08:10:00Z">
              <w:rPr>
                <w:lang w:val="es-ES" w:eastAsia="es-ES"/>
              </w:rPr>
            </w:rPrChange>
          </w:rPr>
          <w:t>ClienteRepository</w:t>
        </w:r>
        <w:proofErr w:type="spell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65" w:author="Carlos Rosales" w:date="2025-08-12T08:1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66" w:author="Carlos Rosales" w:date="2025-08-12T08:10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67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68" w:author="Carlos Rosales" w:date="2025-08-12T08:10:00Z">
              <w:rPr>
                <w:lang w:val="es-ES" w:eastAsia="es-ES"/>
              </w:rPr>
            </w:rPrChange>
          </w:rPr>
          <w:t>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69" w:author="Carlos Rosales" w:date="2025-08-12T08:10:00Z">
              <w:rPr>
                <w:color w:val="080808"/>
                <w:lang w:val="es-ES" w:eastAsia="es-ES"/>
              </w:rPr>
            </w:rPrChange>
          </w:rPr>
          <w:t>&lt;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70" w:author="Carlos Rosales" w:date="2025-08-12T08:10:00Z">
              <w:rPr>
                <w:lang w:val="es-ES" w:eastAsia="es-ES"/>
              </w:rPr>
            </w:rPrChange>
          </w:rPr>
          <w:t>Cliente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71" w:author="Carlos Rosales" w:date="2025-08-12T08:10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72" w:author="Carlos Rosales" w:date="2025-08-12T08:10:00Z">
              <w:rPr>
                <w:lang w:val="es-ES" w:eastAsia="es-ES"/>
              </w:rPr>
            </w:rPrChange>
          </w:rPr>
          <w:t>Long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73" w:author="Carlos Rosales" w:date="2025-08-12T08:10:00Z">
              <w:rPr>
                <w:color w:val="080808"/>
                <w:lang w:val="es-ES" w:eastAsia="es-ES"/>
              </w:rPr>
            </w:rPrChange>
          </w:rPr>
          <w:t>&gt; {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74" w:author="Carlos Rosales" w:date="2025-08-12T08:10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4FD0ECA6" w14:textId="5BA9015B" w:rsidR="00A461A6" w:rsidRDefault="00395A49">
      <w:pPr>
        <w:pStyle w:val="Prrafodelista"/>
        <w:numPr>
          <w:ilvl w:val="0"/>
          <w:numId w:val="20"/>
        </w:numPr>
        <w:rPr>
          <w:ins w:id="7775" w:author="Carlos Rosales" w:date="2025-08-12T08:08:00Z"/>
          <w:b/>
          <w:bCs/>
          <w:lang w:val="en-US" w:eastAsia="es-ES"/>
        </w:rPr>
      </w:pPr>
      <w:ins w:id="7776" w:author="Carlos Rosales" w:date="2025-08-12T08:08:00Z">
        <w:r>
          <w:rPr>
            <w:b/>
            <w:bCs/>
            <w:lang w:val="en-US" w:eastAsia="es-ES"/>
          </w:rPr>
          <w:t xml:space="preserve">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la interface MesaRepository.java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repository:</w:t>
        </w:r>
      </w:ins>
    </w:p>
    <w:p w14:paraId="379859A3" w14:textId="77777777" w:rsidR="00395A49" w:rsidRPr="00395A49" w:rsidRDefault="00395A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777" w:author="Carlos Rosales" w:date="2025-08-12T08:10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778" w:author="Carlos Rosales" w:date="2025-08-12T08:10:00Z">
            <w:rPr>
              <w:ins w:id="7779" w:author="Carlos Rosales" w:date="2025-08-12T08:10:00Z"/>
              <w:color w:val="080808"/>
              <w:lang w:val="es-ES" w:eastAsia="es-ES"/>
            </w:rPr>
          </w:rPrChange>
        </w:rPr>
        <w:pPrChange w:id="7780" w:author="Carlos Rosales" w:date="2025-08-12T08:10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781" w:author="Carlos Rosales" w:date="2025-08-12T08:10:00Z"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82" w:author="Carlos Rosales" w:date="2025-08-12T08:10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83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84" w:author="Carlos Rosales" w:date="2025-08-12T08:10:00Z">
              <w:rPr>
                <w:lang w:val="es-ES" w:eastAsia="es-ES"/>
              </w:rPr>
            </w:rPrChange>
          </w:rPr>
          <w:t>com.devsoft</w:t>
        </w:r>
        <w:proofErr w:type="gram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85" w:author="Carlos Rosales" w:date="2025-08-12T08:10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86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87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88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89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90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91" w:author="Carlos Rosales" w:date="2025-08-12T08:10:00Z">
              <w:rPr>
                <w:lang w:val="es-ES" w:eastAsia="es-ES"/>
              </w:rPr>
            </w:rPrChange>
          </w:rPr>
          <w:t>com.devsoft.orders_api.entities.Mesa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92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93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94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95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796" w:author="Carlos Rosales" w:date="2025-08-12T08:10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97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798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799" w:author="Carlos Rosales" w:date="2025-08-12T08:10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00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01" w:author="Carlos Rosales" w:date="2025-08-12T08:10:00Z">
              <w:rPr>
                <w:lang w:val="es-ES" w:eastAsia="es-ES"/>
              </w:rPr>
            </w:rPrChange>
          </w:rPr>
          <w:t>org.springframework.stereotype.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02" w:author="Carlos Rosales" w:date="2025-08-12T08:10:00Z">
              <w:rPr>
                <w:color w:val="9E880D"/>
                <w:lang w:val="es-ES" w:eastAsia="es-ES"/>
              </w:rPr>
            </w:rPrChange>
          </w:rPr>
          <w:t>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03" w:author="Carlos Rosales" w:date="2025-08-12T08:10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04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05" w:author="Carlos Rosales" w:date="2025-08-12T08:10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06" w:author="Carlos Rosales" w:date="2025-08-12T08:10:00Z">
              <w:rPr>
                <w:color w:val="9E880D"/>
                <w:lang w:val="es-ES" w:eastAsia="es-ES"/>
              </w:rPr>
            </w:rPrChange>
          </w:rPr>
          <w:t>@Repository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07" w:author="Carlos Rosales" w:date="2025-08-12T08:10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08" w:author="Carlos Rosales" w:date="2025-08-12T08:10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09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10" w:author="Carlos Rosales" w:date="2025-08-12T08:10:00Z">
              <w:rPr>
                <w:lang w:val="es-ES" w:eastAsia="es-ES"/>
              </w:rPr>
            </w:rPrChange>
          </w:rPr>
          <w:t>MesaRepository</w:t>
        </w:r>
        <w:proofErr w:type="spell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11" w:author="Carlos Rosales" w:date="2025-08-12T08:10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12" w:author="Carlos Rosales" w:date="2025-08-12T08:10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13" w:author="Carlos Rosales" w:date="2025-08-12T08:10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14" w:author="Carlos Rosales" w:date="2025-08-12T08:10:00Z">
              <w:rPr>
                <w:lang w:val="es-ES" w:eastAsia="es-ES"/>
              </w:rPr>
            </w:rPrChange>
          </w:rPr>
          <w:t>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15" w:author="Carlos Rosales" w:date="2025-08-12T08:10:00Z">
              <w:rPr>
                <w:color w:val="080808"/>
                <w:lang w:val="es-ES" w:eastAsia="es-ES"/>
              </w:rPr>
            </w:rPrChange>
          </w:rPr>
          <w:t>&lt;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16" w:author="Carlos Rosales" w:date="2025-08-12T08:10:00Z">
              <w:rPr>
                <w:lang w:val="es-ES" w:eastAsia="es-ES"/>
              </w:rPr>
            </w:rPrChange>
          </w:rPr>
          <w:t>Mesa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17" w:author="Carlos Rosales" w:date="2025-08-12T08:10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18" w:author="Carlos Rosales" w:date="2025-08-12T08:10:00Z">
              <w:rPr>
                <w:lang w:val="es-ES" w:eastAsia="es-ES"/>
              </w:rPr>
            </w:rPrChange>
          </w:rPr>
          <w:t>Long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19" w:author="Carlos Rosales" w:date="2025-08-12T08:10:00Z">
              <w:rPr>
                <w:color w:val="080808"/>
                <w:lang w:val="es-ES" w:eastAsia="es-ES"/>
              </w:rPr>
            </w:rPrChange>
          </w:rPr>
          <w:t>&gt; {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20" w:author="Carlos Rosales" w:date="2025-08-12T08:10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605F8EBB" w14:textId="77777777" w:rsidR="00395A49" w:rsidRPr="00395A49" w:rsidRDefault="00395A49">
      <w:pPr>
        <w:ind w:firstLine="0"/>
        <w:rPr>
          <w:ins w:id="7821" w:author="Carlos Rosales" w:date="2025-08-12T08:08:00Z"/>
          <w:b/>
          <w:bCs/>
          <w:lang w:val="en-US" w:eastAsia="es-ES"/>
          <w:rPrChange w:id="7822" w:author="Carlos Rosales" w:date="2025-08-12T08:10:00Z">
            <w:rPr>
              <w:ins w:id="7823" w:author="Carlos Rosales" w:date="2025-08-12T08:08:00Z"/>
              <w:lang w:val="en-US" w:eastAsia="es-ES"/>
            </w:rPr>
          </w:rPrChange>
        </w:rPr>
        <w:pPrChange w:id="7824" w:author="Carlos Rosales" w:date="2025-08-12T08:10:00Z">
          <w:pPr>
            <w:pStyle w:val="Prrafodelista"/>
            <w:numPr>
              <w:numId w:val="20"/>
            </w:numPr>
            <w:ind w:hanging="360"/>
          </w:pPr>
        </w:pPrChange>
      </w:pPr>
    </w:p>
    <w:p w14:paraId="5B1D6531" w14:textId="74C1E0F2" w:rsidR="00395A49" w:rsidRDefault="00395A49" w:rsidP="00395A49">
      <w:pPr>
        <w:pStyle w:val="Prrafodelista"/>
        <w:numPr>
          <w:ilvl w:val="0"/>
          <w:numId w:val="20"/>
        </w:numPr>
        <w:rPr>
          <w:ins w:id="7825" w:author="Carlos Rosales" w:date="2025-08-12T08:10:00Z"/>
          <w:b/>
          <w:bCs/>
          <w:lang w:val="en-US" w:eastAsia="es-ES"/>
        </w:rPr>
      </w:pPr>
      <w:ins w:id="7826" w:author="Carlos Rosales" w:date="2025-08-12T08:10:00Z">
        <w:r>
          <w:rPr>
            <w:b/>
            <w:bCs/>
            <w:lang w:val="en-US" w:eastAsia="es-ES"/>
          </w:rPr>
          <w:t xml:space="preserve">Se </w:t>
        </w:r>
        <w:proofErr w:type="spellStart"/>
        <w:r>
          <w:rPr>
            <w:b/>
            <w:bCs/>
            <w:lang w:val="en-US" w:eastAsia="es-ES"/>
          </w:rPr>
          <w:t>crea</w:t>
        </w:r>
        <w:proofErr w:type="spellEnd"/>
        <w:r>
          <w:rPr>
            <w:b/>
            <w:bCs/>
            <w:lang w:val="en-US" w:eastAsia="es-ES"/>
          </w:rPr>
          <w:t xml:space="preserve"> la interface </w:t>
        </w:r>
      </w:ins>
      <w:ins w:id="7827" w:author="Carlos Rosales" w:date="2025-08-12T09:15:00Z">
        <w:r w:rsidR="00B0598F">
          <w:rPr>
            <w:b/>
            <w:bCs/>
            <w:lang w:val="en-US" w:eastAsia="es-ES"/>
          </w:rPr>
          <w:t>Usuario</w:t>
        </w:r>
      </w:ins>
      <w:ins w:id="7828" w:author="Carlos Rosales" w:date="2025-08-12T08:10:00Z">
        <w:r>
          <w:rPr>
            <w:b/>
            <w:bCs/>
            <w:lang w:val="en-US" w:eastAsia="es-ES"/>
          </w:rPr>
          <w:t xml:space="preserve">Repository.java </w:t>
        </w:r>
        <w:proofErr w:type="spellStart"/>
        <w:r>
          <w:rPr>
            <w:b/>
            <w:bCs/>
            <w:lang w:val="en-US" w:eastAsia="es-ES"/>
          </w:rPr>
          <w:t>en</w:t>
        </w:r>
        <w:proofErr w:type="spellEnd"/>
        <w:r>
          <w:rPr>
            <w:b/>
            <w:bCs/>
            <w:lang w:val="en-US" w:eastAsia="es-ES"/>
          </w:rPr>
          <w:t xml:space="preserve"> package repository:</w:t>
        </w:r>
      </w:ins>
    </w:p>
    <w:p w14:paraId="5EB35E51" w14:textId="77777777" w:rsidR="00395A49" w:rsidRPr="00395A49" w:rsidRDefault="00395A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829" w:author="Carlos Rosales" w:date="2025-08-12T08:11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830" w:author="Carlos Rosales" w:date="2025-08-12T08:11:00Z">
            <w:rPr>
              <w:ins w:id="7831" w:author="Carlos Rosales" w:date="2025-08-12T08:11:00Z"/>
              <w:color w:val="080808"/>
              <w:lang w:val="es-ES" w:eastAsia="es-ES"/>
            </w:rPr>
          </w:rPrChange>
        </w:rPr>
        <w:pPrChange w:id="7832" w:author="Carlos Rosales" w:date="2025-08-12T08:11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833" w:author="Carlos Rosales" w:date="2025-08-12T08:11:00Z"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34" w:author="Carlos Rosales" w:date="2025-08-12T08:11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35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proofErr w:type="gram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36" w:author="Carlos Rosales" w:date="2025-08-12T08:11:00Z">
              <w:rPr>
                <w:lang w:val="es-ES" w:eastAsia="es-ES"/>
              </w:rPr>
            </w:rPrChange>
          </w:rPr>
          <w:t>com.devsoft</w:t>
        </w:r>
        <w:proofErr w:type="gram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37" w:author="Carlos Rosales" w:date="2025-08-12T08:11:00Z">
              <w:rPr>
                <w:lang w:val="es-ES" w:eastAsia="es-ES"/>
              </w:rPr>
            </w:rPrChange>
          </w:rPr>
          <w:t>.orders_api.repository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38" w:author="Carlos Rosales" w:date="2025-08-12T08:11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39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40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41" w:author="Carlos Rosales" w:date="2025-08-12T08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42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43" w:author="Carlos Rosales" w:date="2025-08-12T08:11:00Z">
              <w:rPr>
                <w:lang w:val="es-ES" w:eastAsia="es-ES"/>
              </w:rPr>
            </w:rPrChange>
          </w:rPr>
          <w:t>com.devsoft.orders_api.entities.Usuario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44" w:author="Carlos Rosales" w:date="2025-08-12T08:11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45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46" w:author="Carlos Rosales" w:date="2025-08-12T08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47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48" w:author="Carlos Rosales" w:date="2025-08-12T08:11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49" w:author="Carlos Rosales" w:date="2025-08-12T08:11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50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51" w:author="Carlos Rosales" w:date="2025-08-12T08:1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52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53" w:author="Carlos Rosales" w:date="2025-08-12T08:11:00Z">
              <w:rPr>
                <w:lang w:val="es-ES" w:eastAsia="es-ES"/>
              </w:rPr>
            </w:rPrChange>
          </w:rPr>
          <w:t>org.springframework.stereotype.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54" w:author="Carlos Rosales" w:date="2025-08-12T08:11:00Z">
              <w:rPr>
                <w:color w:val="9E880D"/>
                <w:lang w:val="es-ES" w:eastAsia="es-ES"/>
              </w:rPr>
            </w:rPrChange>
          </w:rPr>
          <w:t>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55" w:author="Carlos Rosales" w:date="2025-08-12T08:11:00Z">
              <w:rPr>
                <w:color w:val="080808"/>
                <w:lang w:val="es-ES" w:eastAsia="es-ES"/>
              </w:rPr>
            </w:rPrChange>
          </w:rPr>
          <w:t>;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56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57" w:author="Carlos Rosales" w:date="2025-08-12T08:11:00Z">
              <w:rPr>
                <w:color w:val="080808"/>
                <w:lang w:val="es-ES" w:eastAsia="es-ES"/>
              </w:rPr>
            </w:rPrChange>
          </w:rPr>
          <w:br/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58" w:author="Carlos Rosales" w:date="2025-08-12T08:11:00Z">
              <w:rPr>
                <w:color w:val="9E880D"/>
                <w:lang w:val="es-ES" w:eastAsia="es-ES"/>
              </w:rPr>
            </w:rPrChange>
          </w:rPr>
          <w:t>@Repository</w:t>
        </w:r>
        <w:r w:rsidRPr="00395A49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859" w:author="Carlos Rosales" w:date="2025-08-12T08:11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60" w:author="Carlos Rosales" w:date="2025-08-12T08:1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61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62" w:author="Carlos Rosales" w:date="2025-08-12T08:11:00Z">
              <w:rPr>
                <w:lang w:val="es-ES" w:eastAsia="es-ES"/>
              </w:rPr>
            </w:rPrChange>
          </w:rPr>
          <w:t>UsuarioRepository</w:t>
        </w:r>
        <w:proofErr w:type="spellEnd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63" w:author="Carlos Rosales" w:date="2025-08-12T08:1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64" w:author="Carlos Rosales" w:date="2025-08-12T08:11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395A49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65" w:author="Carlos Rosales" w:date="2025-08-12T08:1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66" w:author="Carlos Rosales" w:date="2025-08-12T08:11:00Z">
              <w:rPr>
                <w:lang w:val="es-ES" w:eastAsia="es-ES"/>
              </w:rPr>
            </w:rPrChange>
          </w:rPr>
          <w:t>JpaRepository</w:t>
        </w:r>
        <w:proofErr w:type="spellEnd"/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67" w:author="Carlos Rosales" w:date="2025-08-12T08:11:00Z">
              <w:rPr>
                <w:color w:val="080808"/>
                <w:lang w:val="es-ES" w:eastAsia="es-ES"/>
              </w:rPr>
            </w:rPrChange>
          </w:rPr>
          <w:t>&lt;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68" w:author="Carlos Rosales" w:date="2025-08-12T08:11:00Z">
              <w:rPr>
                <w:lang w:val="es-ES" w:eastAsia="es-ES"/>
              </w:rPr>
            </w:rPrChange>
          </w:rPr>
          <w:t>Usuario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69" w:author="Carlos Rosales" w:date="2025-08-12T08:11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5A49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70" w:author="Carlos Rosales" w:date="2025-08-12T08:11:00Z">
              <w:rPr>
                <w:lang w:val="es-ES" w:eastAsia="es-ES"/>
              </w:rPr>
            </w:rPrChange>
          </w:rPr>
          <w:t>Long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71" w:author="Carlos Rosales" w:date="2025-08-12T08:11:00Z">
              <w:rPr>
                <w:color w:val="080808"/>
                <w:lang w:val="es-ES" w:eastAsia="es-ES"/>
              </w:rPr>
            </w:rPrChange>
          </w:rPr>
          <w:t>&gt; {</w:t>
        </w:r>
        <w:r w:rsidRPr="00395A49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72" w:author="Carlos Rosales" w:date="2025-08-12T08:11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290C8538" w14:textId="77777777" w:rsidR="00395A49" w:rsidRPr="00395A49" w:rsidRDefault="00395A49">
      <w:pPr>
        <w:ind w:left="360" w:firstLine="0"/>
        <w:rPr>
          <w:ins w:id="7873" w:author="Carlos Rosales" w:date="2025-08-12T07:48:00Z"/>
          <w:b/>
          <w:bCs/>
          <w:lang w:val="en-US" w:eastAsia="es-ES"/>
          <w:rPrChange w:id="7874" w:author="Carlos Rosales" w:date="2025-08-12T08:11:00Z">
            <w:rPr>
              <w:ins w:id="7875" w:author="Carlos Rosales" w:date="2025-08-12T07:48:00Z"/>
              <w:lang w:val="en-US" w:eastAsia="es-ES"/>
            </w:rPr>
          </w:rPrChange>
        </w:rPr>
        <w:pPrChange w:id="7876" w:author="Carlos Rosales" w:date="2025-08-12T08:11:00Z">
          <w:pPr>
            <w:pStyle w:val="Prrafodelista"/>
            <w:numPr>
              <w:numId w:val="20"/>
            </w:numPr>
            <w:ind w:hanging="360"/>
          </w:pPr>
        </w:pPrChange>
      </w:pPr>
    </w:p>
    <w:p w14:paraId="13F30CE0" w14:textId="4A9C6725" w:rsidR="008B3CD8" w:rsidRDefault="00DB6566" w:rsidP="00DB6566">
      <w:pPr>
        <w:pStyle w:val="Prrafodelista"/>
        <w:numPr>
          <w:ilvl w:val="0"/>
          <w:numId w:val="20"/>
        </w:numPr>
        <w:rPr>
          <w:ins w:id="7877" w:author="Carlos Rosales" w:date="2025-08-12T08:23:00Z"/>
          <w:b/>
          <w:bCs/>
          <w:lang w:val="en-US" w:eastAsia="es-ES"/>
        </w:rPr>
      </w:pPr>
      <w:ins w:id="7878" w:author="Carlos Rosales" w:date="2025-08-12T08:23:00Z">
        <w:r w:rsidRPr="00DB6566">
          <w:rPr>
            <w:b/>
            <w:bCs/>
            <w:lang w:val="en-US" w:eastAsia="es-ES"/>
            <w:rPrChange w:id="7879" w:author="Carlos Rosales" w:date="2025-08-12T08:23:00Z">
              <w:rPr>
                <w:lang w:val="en-US" w:eastAsia="es-ES"/>
              </w:rPr>
            </w:rPrChange>
          </w:rPr>
          <w:t xml:space="preserve">Se </w:t>
        </w:r>
        <w:proofErr w:type="spellStart"/>
        <w:r w:rsidRPr="00DB6566">
          <w:rPr>
            <w:b/>
            <w:bCs/>
            <w:lang w:val="en-US" w:eastAsia="es-ES"/>
            <w:rPrChange w:id="7880" w:author="Carlos Rosales" w:date="2025-08-12T08:23:00Z">
              <w:rPr>
                <w:lang w:val="en-US" w:eastAsia="es-ES"/>
              </w:rPr>
            </w:rPrChange>
          </w:rPr>
          <w:t>crea</w:t>
        </w:r>
        <w:proofErr w:type="spellEnd"/>
        <w:r w:rsidRPr="00DB6566">
          <w:rPr>
            <w:b/>
            <w:bCs/>
            <w:lang w:val="en-US" w:eastAsia="es-ES"/>
            <w:rPrChange w:id="7881" w:author="Carlos Rosales" w:date="2025-08-12T08:23:00Z">
              <w:rPr>
                <w:lang w:val="en-US" w:eastAsia="es-ES"/>
              </w:rPr>
            </w:rPrChange>
          </w:rPr>
          <w:t xml:space="preserve"> la </w:t>
        </w:r>
        <w:proofErr w:type="spellStart"/>
        <w:r w:rsidRPr="00DB6566">
          <w:rPr>
            <w:b/>
            <w:bCs/>
            <w:lang w:val="en-US" w:eastAsia="es-ES"/>
            <w:rPrChange w:id="7882" w:author="Carlos Rosales" w:date="2025-08-12T08:23:00Z">
              <w:rPr>
                <w:lang w:val="en-US" w:eastAsia="es-ES"/>
              </w:rPr>
            </w:rPrChange>
          </w:rPr>
          <w:t>clase</w:t>
        </w:r>
        <w:proofErr w:type="spellEnd"/>
        <w:r w:rsidRPr="00DB6566">
          <w:rPr>
            <w:b/>
            <w:bCs/>
            <w:lang w:val="en-US" w:eastAsia="es-ES"/>
            <w:rPrChange w:id="7883" w:author="Carlos Rosales" w:date="2025-08-12T08:23:00Z">
              <w:rPr>
                <w:lang w:val="en-US" w:eastAsia="es-ES"/>
              </w:rPr>
            </w:rPrChange>
          </w:rPr>
          <w:t xml:space="preserve"> OrdenService.java </w:t>
        </w:r>
        <w:proofErr w:type="spellStart"/>
        <w:r w:rsidRPr="00DB6566">
          <w:rPr>
            <w:b/>
            <w:bCs/>
            <w:lang w:val="en-US" w:eastAsia="es-ES"/>
            <w:rPrChange w:id="7884" w:author="Carlos Rosales" w:date="2025-08-12T08:23:00Z">
              <w:rPr>
                <w:lang w:val="en-US" w:eastAsia="es-ES"/>
              </w:rPr>
            </w:rPrChange>
          </w:rPr>
          <w:t>en</w:t>
        </w:r>
        <w:proofErr w:type="spellEnd"/>
        <w:r w:rsidRPr="00DB6566">
          <w:rPr>
            <w:b/>
            <w:bCs/>
            <w:lang w:val="en-US" w:eastAsia="es-ES"/>
            <w:rPrChange w:id="7885" w:author="Carlos Rosales" w:date="2025-08-12T08:23:00Z">
              <w:rPr>
                <w:lang w:val="en-US" w:eastAsia="es-ES"/>
              </w:rPr>
            </w:rPrChange>
          </w:rPr>
          <w:t xml:space="preserve"> package services:</w:t>
        </w:r>
      </w:ins>
    </w:p>
    <w:p w14:paraId="4597BF9A" w14:textId="77777777" w:rsidR="004121BF" w:rsidRPr="004121BF" w:rsidRDefault="004121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7886" w:author="Carlos Rosales" w:date="2025-08-13T07:21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7887" w:author="Carlos Rosales" w:date="2025-08-13T07:21:00Z">
            <w:rPr>
              <w:ins w:id="7888" w:author="Carlos Rosales" w:date="2025-08-13T07:21:00Z"/>
              <w:color w:val="080808"/>
              <w:lang w:val="es-ES" w:eastAsia="es-ES"/>
            </w:rPr>
          </w:rPrChange>
        </w:rPr>
        <w:pPrChange w:id="7889" w:author="Carlos Rosales" w:date="2025-08-13T07:21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7890" w:author="Carlos Rosales" w:date="2025-08-13T07:21:00Z"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91" w:author="Carlos Rosales" w:date="2025-08-13T07:21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92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93" w:author="Carlos Rosales" w:date="2025-08-13T07:21:00Z">
              <w:rPr>
                <w:lang w:val="es-ES" w:eastAsia="es-ES"/>
              </w:rPr>
            </w:rPrChange>
          </w:rPr>
          <w:t>com.devsoft.orders_api.services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94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95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896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97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898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899" w:author="Carlos Rosales" w:date="2025-08-13T07:21:00Z">
              <w:rPr>
                <w:lang w:val="es-ES" w:eastAsia="es-ES"/>
              </w:rPr>
            </w:rPrChange>
          </w:rPr>
          <w:t>com.devsoft.orders_api.dto.DetalleOrdenDTO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00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01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02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03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04" w:author="Carlos Rosales" w:date="2025-08-13T07:21:00Z">
              <w:rPr>
                <w:lang w:val="es-ES" w:eastAsia="es-ES"/>
              </w:rPr>
            </w:rPrChange>
          </w:rPr>
          <w:t>com.devsoft.orders_api.dto.OrdenDTO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05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06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07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08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09" w:author="Carlos Rosales" w:date="2025-08-13T07:21:00Z">
              <w:rPr>
                <w:lang w:val="es-ES" w:eastAsia="es-ES"/>
              </w:rPr>
            </w:rPrChange>
          </w:rPr>
          <w:t>com.devsoft.orders_api.entities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10" w:author="Carlos Rosales" w:date="2025-08-13T07:21:00Z">
              <w:rPr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11" w:author="Carlos Rosales" w:date="2025-08-13T07:21:00Z">
              <w:rPr>
                <w:color w:val="080808"/>
                <w:lang w:val="es-ES" w:eastAsia="es-ES"/>
              </w:rPr>
            </w:rPrChange>
          </w:rPr>
          <w:t>*;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1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13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1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15" w:author="Carlos Rosales" w:date="2025-08-13T07:21:00Z">
              <w:rPr>
                <w:lang w:val="es-ES" w:eastAsia="es-ES"/>
              </w:rPr>
            </w:rPrChange>
          </w:rPr>
          <w:t>com.devsoft.orders_api.interfaces.IOrdenService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16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17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18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1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20" w:author="Carlos Rosales" w:date="2025-08-13T07:21:00Z">
              <w:rPr>
                <w:lang w:val="es-ES" w:eastAsia="es-ES"/>
              </w:rPr>
            </w:rPrChange>
          </w:rPr>
          <w:t>com.devsoft.orders_api.repository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21" w:author="Carlos Rosales" w:date="2025-08-13T07:21:00Z">
              <w:rPr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22" w:author="Carlos Rosales" w:date="2025-08-13T07:21:00Z">
              <w:rPr>
                <w:color w:val="080808"/>
                <w:lang w:val="es-ES" w:eastAsia="es-ES"/>
              </w:rPr>
            </w:rPrChange>
          </w:rPr>
          <w:t>*;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23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24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2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26" w:author="Carlos Rosales" w:date="2025-08-13T07:21:00Z">
              <w:rPr>
                <w:lang w:val="es-ES" w:eastAsia="es-ES"/>
              </w:rPr>
            </w:rPrChange>
          </w:rPr>
          <w:t>com.devsoft.orders_api.utils.EstadoOrden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27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28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29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30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31" w:author="Carlos Rosales" w:date="2025-08-13T07:21:00Z">
              <w:rPr>
                <w:lang w:val="es-ES" w:eastAsia="es-ES"/>
              </w:rPr>
            </w:rPrChange>
          </w:rPr>
          <w:t>com.devsoft.orders_api.utils.OrdenMapper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32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33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34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3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36" w:author="Carlos Rosales" w:date="2025-08-13T07:21:00Z">
              <w:rPr>
                <w:lang w:val="es-ES" w:eastAsia="es-ES"/>
              </w:rPr>
            </w:rPrChange>
          </w:rPr>
          <w:t>org.springframework.beans.factory.annotation.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937" w:author="Carlos Rosales" w:date="2025-08-13T07:21:00Z">
              <w:rPr>
                <w:color w:val="9E880D"/>
                <w:lang w:val="es-ES" w:eastAsia="es-ES"/>
              </w:rPr>
            </w:rPrChange>
          </w:rPr>
          <w:t>Autowired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38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39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40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4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42" w:author="Carlos Rosales" w:date="2025-08-13T07:21:00Z">
              <w:rPr>
                <w:lang w:val="es-ES" w:eastAsia="es-ES"/>
              </w:rPr>
            </w:rPrChange>
          </w:rPr>
          <w:t>org.springframework.stereotype.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943" w:author="Carlos Rosales" w:date="2025-08-13T07:21:00Z">
              <w:rPr>
                <w:color w:val="9E880D"/>
                <w:lang w:val="es-ES" w:eastAsia="es-ES"/>
              </w:rPr>
            </w:rPrChange>
          </w:rPr>
          <w:t>Service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44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45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46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47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48" w:author="Carlos Rosales" w:date="2025-08-13T07:21:00Z">
              <w:rPr>
                <w:lang w:val="es-ES" w:eastAsia="es-ES"/>
              </w:rPr>
            </w:rPrChange>
          </w:rPr>
          <w:t>org.springframework.transaction.annotation.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949" w:author="Carlos Rosales" w:date="2025-08-13T07:21:00Z">
              <w:rPr>
                <w:color w:val="9E880D"/>
                <w:lang w:val="es-ES" w:eastAsia="es-ES"/>
              </w:rPr>
            </w:rPrChange>
          </w:rPr>
          <w:t>Transactional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50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51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5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53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5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55" w:author="Carlos Rosales" w:date="2025-08-13T07:21:00Z">
              <w:rPr>
                <w:lang w:val="es-ES" w:eastAsia="es-ES"/>
              </w:rPr>
            </w:rPrChange>
          </w:rPr>
          <w:t>javax.swing.text.html.Option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56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57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58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5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60" w:author="Carlos Rosales" w:date="2025-08-13T07:21:00Z">
              <w:rPr>
                <w:lang w:val="es-ES" w:eastAsia="es-ES"/>
              </w:rPr>
            </w:rPrChange>
          </w:rPr>
          <w:t>java.time.LocalDate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61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6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63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6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65" w:author="Carlos Rosales" w:date="2025-08-13T07:21:00Z">
              <w:rPr>
                <w:lang w:val="es-ES" w:eastAsia="es-ES"/>
              </w:rPr>
            </w:rPrChange>
          </w:rPr>
          <w:t>java.time.LocalTime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66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67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68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6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70" w:author="Carlos Rosales" w:date="2025-08-13T07:21:00Z">
              <w:rPr>
                <w:lang w:val="es-ES" w:eastAsia="es-ES"/>
              </w:rPr>
            </w:rPrChange>
          </w:rPr>
          <w:t>java.time.format.DateTimeFormatter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71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7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73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7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75" w:author="Carlos Rosales" w:date="2025-08-13T07:21:00Z">
              <w:rPr>
                <w:lang w:val="es-ES" w:eastAsia="es-ES"/>
              </w:rPr>
            </w:rPrChange>
          </w:rPr>
          <w:t>java.util.ArrayList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76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77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78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7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80" w:author="Carlos Rosales" w:date="2025-08-13T07:21:00Z">
              <w:rPr>
                <w:lang w:val="es-ES" w:eastAsia="es-ES"/>
              </w:rPr>
            </w:rPrChange>
          </w:rPr>
          <w:t>java.util.List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81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8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83" w:author="Carlos Rosales" w:date="2025-08-13T07:21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8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85" w:author="Carlos Rosales" w:date="2025-08-13T07:21:00Z">
              <w:rPr>
                <w:lang w:val="es-ES" w:eastAsia="es-ES"/>
              </w:rPr>
            </w:rPrChange>
          </w:rPr>
          <w:t>java.util.Optional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86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87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7988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989" w:author="Carlos Rosales" w:date="2025-08-13T07:21:00Z">
              <w:rPr>
                <w:color w:val="9E880D"/>
                <w:lang w:val="es-ES" w:eastAsia="es-ES"/>
              </w:rPr>
            </w:rPrChange>
          </w:rPr>
          <w:t>@Service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7990" w:author="Carlos Rosales" w:date="2025-08-13T07:21:00Z">
              <w:rPr>
                <w:color w:val="9E880D"/>
                <w:lang w:val="es-ES" w:eastAsia="es-ES"/>
              </w:rPr>
            </w:rPrChange>
          </w:rPr>
          <w:br/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1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2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3" w:author="Carlos Rosales" w:date="2025-08-13T07:21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95" w:author="Carlos Rosales" w:date="2025-08-13T07:21:00Z">
              <w:rPr>
                <w:lang w:val="es-ES" w:eastAsia="es-ES"/>
              </w:rPr>
            </w:rPrChange>
          </w:rPr>
          <w:t>OrdenService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9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7" w:author="Carlos Rosales" w:date="2025-08-13T07:21:00Z">
              <w:rPr>
                <w:color w:val="0033B3"/>
                <w:lang w:val="es-ES" w:eastAsia="es-ES"/>
              </w:rPr>
            </w:rPrChange>
          </w:rPr>
          <w:t>implements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7998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7999" w:author="Carlos Rosales" w:date="2025-08-13T07:21:00Z">
              <w:rPr>
                <w:lang w:val="es-ES" w:eastAsia="es-ES"/>
              </w:rPr>
            </w:rPrChange>
          </w:rPr>
          <w:t>IOrdenService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00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01" w:author="Carlos Rosales" w:date="2025-08-13T07:21:00Z">
              <w:rPr>
                <w:color w:val="080808"/>
                <w:lang w:val="es-ES" w:eastAsia="es-ES"/>
              </w:rPr>
            </w:rPrChange>
          </w:rPr>
          <w:t>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0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03" w:author="Carlos Rosales" w:date="2025-08-13T07:21:00Z">
              <w:rPr>
                <w:color w:val="9E880D"/>
                <w:lang w:val="es-ES" w:eastAsia="es-ES"/>
              </w:rPr>
            </w:rPrChange>
          </w:rPr>
          <w:t>@Autowired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04" w:author="Carlos Rosales" w:date="2025-08-13T07:21:00Z">
              <w:rPr>
                <w:color w:val="9E880D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05" w:author="Carlos Rosales" w:date="2025-08-13T07:21:00Z">
              <w:rPr>
                <w:color w:val="9E880D"/>
                <w:lang w:val="es-ES" w:eastAsia="es-ES"/>
              </w:rPr>
            </w:rPrChange>
          </w:rPr>
          <w:lastRenderedPageBreak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06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07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08" w:author="Carlos Rosales" w:date="2025-08-13T07:21:00Z">
              <w:rPr>
                <w:lang w:val="es-ES" w:eastAsia="es-ES"/>
              </w:rPr>
            </w:rPrChange>
          </w:rPr>
          <w:t>OrdenRepository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09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10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11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1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13" w:author="Carlos Rosales" w:date="2025-08-13T07:21:00Z">
              <w:rPr>
                <w:color w:val="9E880D"/>
                <w:lang w:val="es-ES" w:eastAsia="es-ES"/>
              </w:rPr>
            </w:rPrChange>
          </w:rPr>
          <w:t>@Autowired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14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15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16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17" w:author="Carlos Rosales" w:date="2025-08-13T07:21:00Z">
              <w:rPr>
                <w:lang w:val="es-ES" w:eastAsia="es-ES"/>
              </w:rPr>
            </w:rPrChange>
          </w:rPr>
          <w:t>ClienteRepository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18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19" w:author="Carlos Rosales" w:date="2025-08-13T07:21:00Z">
              <w:rPr>
                <w:color w:val="871094"/>
                <w:lang w:val="es-ES" w:eastAsia="es-ES"/>
              </w:rPr>
            </w:rPrChange>
          </w:rPr>
          <w:t>clienteRepository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20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2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22" w:author="Carlos Rosales" w:date="2025-08-13T07:21:00Z">
              <w:rPr>
                <w:color w:val="9E880D"/>
                <w:lang w:val="es-ES" w:eastAsia="es-ES"/>
              </w:rPr>
            </w:rPrChange>
          </w:rPr>
          <w:t>@Autowired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23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24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2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26" w:author="Carlos Rosales" w:date="2025-08-13T07:21:00Z">
              <w:rPr>
                <w:lang w:val="es-ES" w:eastAsia="es-ES"/>
              </w:rPr>
            </w:rPrChange>
          </w:rPr>
          <w:t>MesaRepository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27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28" w:author="Carlos Rosales" w:date="2025-08-13T07:21:00Z">
              <w:rPr>
                <w:color w:val="871094"/>
                <w:lang w:val="es-ES" w:eastAsia="es-ES"/>
              </w:rPr>
            </w:rPrChange>
          </w:rPr>
          <w:t>mesaRepository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29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30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31" w:author="Carlos Rosales" w:date="2025-08-13T07:21:00Z">
              <w:rPr>
                <w:color w:val="9E880D"/>
                <w:lang w:val="es-ES" w:eastAsia="es-ES"/>
              </w:rPr>
            </w:rPrChange>
          </w:rPr>
          <w:t>@Autowired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32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33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3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35" w:author="Carlos Rosales" w:date="2025-08-13T07:21:00Z">
              <w:rPr>
                <w:lang w:val="es-ES" w:eastAsia="es-ES"/>
              </w:rPr>
            </w:rPrChange>
          </w:rPr>
          <w:t>UsuarioRepository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3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37" w:author="Carlos Rosales" w:date="2025-08-13T07:21:00Z">
              <w:rPr>
                <w:color w:val="871094"/>
                <w:lang w:val="es-ES" w:eastAsia="es-ES"/>
              </w:rPr>
            </w:rPrChange>
          </w:rPr>
          <w:t>usuarioRepository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38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3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40" w:author="Carlos Rosales" w:date="2025-08-13T07:21:00Z">
              <w:rPr>
                <w:color w:val="9E880D"/>
                <w:lang w:val="es-ES" w:eastAsia="es-ES"/>
              </w:rPr>
            </w:rPrChange>
          </w:rPr>
          <w:t>@Autowired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41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42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43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44" w:author="Carlos Rosales" w:date="2025-08-13T07:21:00Z">
              <w:rPr>
                <w:lang w:val="es-ES" w:eastAsia="es-ES"/>
              </w:rPr>
            </w:rPrChange>
          </w:rPr>
          <w:t>MenuRepository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45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46" w:author="Carlos Rosales" w:date="2025-08-13T07:21:00Z">
              <w:rPr>
                <w:color w:val="871094"/>
                <w:lang w:val="es-ES" w:eastAsia="es-ES"/>
              </w:rPr>
            </w:rPrChange>
          </w:rPr>
          <w:t>menuRepository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47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48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4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50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51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5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(readOnly = 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53" w:author="Carlos Rosales" w:date="2025-08-13T07:21:00Z">
              <w:rPr>
                <w:color w:val="0033B3"/>
                <w:lang w:val="es-ES" w:eastAsia="es-ES"/>
              </w:rPr>
            </w:rPrChange>
          </w:rPr>
          <w:t>true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54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5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56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57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58" w:author="Carlos Rosales" w:date="2025-08-13T07:21:00Z">
              <w:rPr>
                <w:lang w:val="es-ES" w:eastAsia="es-ES"/>
              </w:rPr>
            </w:rPrChange>
          </w:rPr>
          <w:t>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59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60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6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062" w:author="Carlos Rosales" w:date="2025-08-13T07:21:00Z">
              <w:rPr>
                <w:color w:val="00627A"/>
                <w:lang w:val="es-ES" w:eastAsia="es-ES"/>
              </w:rPr>
            </w:rPrChange>
          </w:rPr>
          <w:t>findAll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63" w:author="Carlos Rosales" w:date="2025-08-13T07:21:00Z">
              <w:rPr>
                <w:color w:val="080808"/>
                <w:lang w:val="es-ES" w:eastAsia="es-ES"/>
              </w:rPr>
            </w:rPrChange>
          </w:rPr>
          <w:t>()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64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65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66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067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68" w:author="Carlos Rosales" w:date="2025-08-13T07:21:00Z">
              <w:rPr>
                <w:color w:val="080808"/>
                <w:lang w:val="es-ES" w:eastAsia="es-ES"/>
              </w:rPr>
            </w:rPrChange>
          </w:rPr>
          <w:t>.findAll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69" w:author="Carlos Rosales" w:date="2025-08-13T07:21:00Z">
              <w:rPr>
                <w:color w:val="080808"/>
                <w:lang w:val="es-ES" w:eastAsia="es-ES"/>
              </w:rPr>
            </w:rPrChange>
          </w:rPr>
          <w:t>()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0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1" w:author="Carlos Rosales" w:date="2025-08-13T07:21:00Z">
              <w:rPr>
                <w:color w:val="080808"/>
                <w:lang w:val="es-ES" w:eastAsia="es-ES"/>
              </w:rPr>
            </w:rPrChange>
          </w:rPr>
          <w:t>stream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2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3" w:author="Carlos Rosales" w:date="2025-08-13T07:21:00Z">
              <w:rPr>
                <w:color w:val="080808"/>
                <w:lang w:val="es-ES" w:eastAsia="es-ES"/>
              </w:rPr>
            </w:rPrChange>
          </w:rPr>
          <w:t>map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75" w:author="Carlos Rosales" w:date="2025-08-13T07:21:00Z">
              <w:rPr>
                <w:lang w:val="es-ES" w:eastAsia="es-ES"/>
              </w:rPr>
            </w:rPrChange>
          </w:rPr>
          <w:t>OrdenMapper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6" w:author="Carlos Rosales" w:date="2025-08-13T07:21:00Z">
              <w:rPr>
                <w:color w:val="080808"/>
                <w:lang w:val="es-ES" w:eastAsia="es-ES"/>
              </w:rPr>
            </w:rPrChange>
          </w:rPr>
          <w:t>::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077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toDTO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8" w:author="Carlos Rosales" w:date="2025-08-13T07:21:00Z">
              <w:rPr>
                <w:color w:val="080808"/>
                <w:lang w:val="es-ES" w:eastAsia="es-ES"/>
              </w:rPr>
            </w:rPrChange>
          </w:rPr>
          <w:t>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79" w:author="Carlos Rosales" w:date="2025-08-13T07:21:00Z">
              <w:rPr>
                <w:color w:val="080808"/>
                <w:lang w:val="es-ES" w:eastAsia="es-ES"/>
              </w:rPr>
            </w:rPrChange>
          </w:rPr>
          <w:t>toList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0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84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085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6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(readOnly = 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87" w:author="Carlos Rosales" w:date="2025-08-13T07:21:00Z">
              <w:rPr>
                <w:color w:val="0033B3"/>
                <w:lang w:val="es-ES" w:eastAsia="es-ES"/>
              </w:rPr>
            </w:rPrChange>
          </w:rPr>
          <w:t>true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8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8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90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09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92" w:author="Carlos Rosales" w:date="2025-08-13T07:21:00Z">
              <w:rPr>
                <w:lang w:val="es-ES" w:eastAsia="es-ES"/>
              </w:rPr>
            </w:rPrChange>
          </w:rPr>
          <w:t>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93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94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95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096" w:author="Carlos Rosales" w:date="2025-08-13T07:21:00Z">
              <w:rPr>
                <w:color w:val="00627A"/>
                <w:lang w:val="es-ES" w:eastAsia="es-ES"/>
              </w:rPr>
            </w:rPrChange>
          </w:rPr>
          <w:t>findByEstado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097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98" w:author="Carlos Rosales" w:date="2025-08-13T07:21:00Z">
              <w:rPr>
                <w:lang w:val="es-ES" w:eastAsia="es-ES"/>
              </w:rPr>
            </w:rPrChange>
          </w:rPr>
          <w:t>EstadoOrden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099" w:author="Carlos Rosales" w:date="2025-08-13T07:21:00Z">
              <w:rPr>
                <w:lang w:val="es-ES" w:eastAsia="es-ES"/>
              </w:rPr>
            </w:rPrChange>
          </w:rPr>
          <w:t xml:space="preserve"> estado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0" w:author="Carlos Rosales" w:date="2025-08-13T07:21:00Z">
              <w:rPr>
                <w:color w:val="080808"/>
                <w:lang w:val="es-ES" w:eastAsia="es-ES"/>
              </w:rPr>
            </w:rPrChange>
          </w:rPr>
          <w:t>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02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03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104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5" w:author="Carlos Rosales" w:date="2025-08-13T07:21:00Z">
              <w:rPr>
                <w:color w:val="080808"/>
                <w:lang w:val="es-ES" w:eastAsia="es-ES"/>
              </w:rPr>
            </w:rPrChange>
          </w:rPr>
          <w:t>.findByEstado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07" w:author="Carlos Rosales" w:date="2025-08-13T07:21:00Z">
              <w:rPr>
                <w:lang w:val="es-ES" w:eastAsia="es-ES"/>
              </w:rPr>
            </w:rPrChange>
          </w:rPr>
          <w:t>estado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8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0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0" w:author="Carlos Rosales" w:date="2025-08-13T07:21:00Z">
              <w:rPr>
                <w:color w:val="080808"/>
                <w:lang w:val="es-ES" w:eastAsia="es-ES"/>
              </w:rPr>
            </w:rPrChange>
          </w:rPr>
          <w:t>stream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1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2" w:author="Carlos Rosales" w:date="2025-08-13T07:21:00Z">
              <w:rPr>
                <w:color w:val="080808"/>
                <w:lang w:val="es-ES" w:eastAsia="es-ES"/>
              </w:rPr>
            </w:rPrChange>
          </w:rPr>
          <w:t>map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3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14" w:author="Carlos Rosales" w:date="2025-08-13T07:21:00Z">
              <w:rPr>
                <w:lang w:val="es-ES" w:eastAsia="es-ES"/>
              </w:rPr>
            </w:rPrChange>
          </w:rPr>
          <w:t>OrdenMapper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5" w:author="Carlos Rosales" w:date="2025-08-13T07:21:00Z">
              <w:rPr>
                <w:color w:val="080808"/>
                <w:lang w:val="es-ES" w:eastAsia="es-ES"/>
              </w:rPr>
            </w:rPrChange>
          </w:rPr>
          <w:t>::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116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toDTO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7" w:author="Carlos Rosales" w:date="2025-08-13T07:21:00Z">
              <w:rPr>
                <w:color w:val="080808"/>
                <w:lang w:val="es-ES" w:eastAsia="es-ES"/>
              </w:rPr>
            </w:rPrChange>
          </w:rPr>
          <w:t>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8" w:author="Carlos Rosales" w:date="2025-08-13T07:21:00Z">
              <w:rPr>
                <w:color w:val="080808"/>
                <w:lang w:val="es-ES" w:eastAsia="es-ES"/>
              </w:rPr>
            </w:rPrChange>
          </w:rPr>
          <w:t>toList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19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0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1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123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124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5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(readOnly = 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26" w:author="Carlos Rosales" w:date="2025-08-13T07:21:00Z">
              <w:rPr>
                <w:color w:val="0033B3"/>
                <w:lang w:val="es-ES" w:eastAsia="es-ES"/>
              </w:rPr>
            </w:rPrChange>
          </w:rPr>
          <w:t>true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7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2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29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30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31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32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133" w:author="Carlos Rosales" w:date="2025-08-13T07:21:00Z">
              <w:rPr>
                <w:color w:val="00627A"/>
                <w:lang w:val="es-ES" w:eastAsia="es-ES"/>
              </w:rPr>
            </w:rPrChange>
          </w:rPr>
          <w:t>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3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35" w:author="Carlos Rosales" w:date="2025-08-13T07:21:00Z">
              <w:rPr>
                <w:lang w:val="es-ES" w:eastAsia="es-ES"/>
              </w:rPr>
            </w:rPrChange>
          </w:rPr>
          <w:t>Long id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36" w:author="Carlos Rosales" w:date="2025-08-13T07:21:00Z">
              <w:rPr>
                <w:color w:val="080808"/>
                <w:lang w:val="es-ES" w:eastAsia="es-ES"/>
              </w:rPr>
            </w:rPrChange>
          </w:rPr>
          <w:t>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3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38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3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140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1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43" w:author="Carlos Rosales" w:date="2025-08-13T07:21:00Z">
              <w:rPr>
                <w:lang w:val="es-ES" w:eastAsia="es-ES"/>
              </w:rPr>
            </w:rPrChange>
          </w:rPr>
          <w:t>id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4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6" w:author="Carlos Rosales" w:date="2025-08-13T07:21:00Z">
              <w:rPr>
                <w:color w:val="080808"/>
                <w:lang w:val="es-ES" w:eastAsia="es-ES"/>
              </w:rPr>
            </w:rPrChange>
          </w:rPr>
          <w:t>map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7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48" w:author="Carlos Rosales" w:date="2025-08-13T07:21:00Z">
              <w:rPr>
                <w:lang w:val="es-ES" w:eastAsia="es-ES"/>
              </w:rPr>
            </w:rPrChange>
          </w:rPr>
          <w:t>OrdenMapper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49" w:author="Carlos Rosales" w:date="2025-08-13T07:21:00Z">
              <w:rPr>
                <w:color w:val="080808"/>
                <w:lang w:val="es-ES" w:eastAsia="es-ES"/>
              </w:rPr>
            </w:rPrChange>
          </w:rPr>
          <w:t>::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150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toDTO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1" w:author="Carlos Rosales" w:date="2025-08-13T07:21:00Z">
              <w:rPr>
                <w:color w:val="080808"/>
                <w:lang w:val="es-ES" w:eastAsia="es-ES"/>
              </w:rPr>
            </w:rPrChange>
          </w:rPr>
          <w:t>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3" w:author="Carlos Rosales" w:date="2025-08-13T07:21:00Z">
              <w:rPr>
                <w:color w:val="080808"/>
                <w:lang w:val="es-ES" w:eastAsia="es-ES"/>
              </w:rPr>
            </w:rPrChange>
          </w:rPr>
          <w:t>orElse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55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6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8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5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160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161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162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63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16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65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6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167" w:author="Carlos Rosales" w:date="2025-08-13T07:21:00Z">
              <w:rPr>
                <w:color w:val="00627A"/>
                <w:lang w:val="es-ES" w:eastAsia="es-ES"/>
              </w:rPr>
            </w:rPrChange>
          </w:rPr>
          <w:t>registerOrUpdate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6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69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70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71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72" w:author="Carlos Rosales" w:date="2025-08-13T07:21:00Z">
              <w:rPr>
                <w:color w:val="080808"/>
                <w:lang w:val="es-ES" w:eastAsia="es-ES"/>
              </w:rPr>
            </w:rPrChange>
          </w:rPr>
          <w:t>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7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17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//validamos referencias de objetos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17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76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77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78" w:author="Carlos Rosales" w:date="2025-08-13T07:21:00Z">
              <w:rPr>
                <w:lang w:val="es-ES" w:eastAsia="es-ES"/>
              </w:rPr>
            </w:rPrChange>
          </w:rPr>
          <w:t>Cliente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7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80" w:author="Carlos Rosales" w:date="2025-08-13T07:21:00Z">
              <w:rPr>
                <w:lang w:val="es-ES" w:eastAsia="es-ES"/>
              </w:rPr>
            </w:rPrChange>
          </w:rPr>
          <w:t>clienteOpt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81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183" w:author="Carlos Rosales" w:date="2025-08-13T07:21:00Z">
              <w:rPr>
                <w:color w:val="871094"/>
                <w:lang w:val="es-ES" w:eastAsia="es-ES"/>
              </w:rPr>
            </w:rPrChange>
          </w:rPr>
          <w:t>clienteRepository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4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5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86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7" w:author="Carlos Rosales" w:date="2025-08-13T07:21:00Z">
              <w:rPr>
                <w:color w:val="080808"/>
                <w:lang w:val="es-ES" w:eastAsia="es-ES"/>
              </w:rPr>
            </w:rPrChange>
          </w:rPr>
          <w:t>.getClienteDTO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8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89" w:author="Carlos Rosales" w:date="2025-08-13T07:2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90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9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92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93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94" w:author="Carlos Rosales" w:date="2025-08-13T07:21:00Z">
              <w:rPr>
                <w:lang w:val="es-ES" w:eastAsia="es-ES"/>
              </w:rPr>
            </w:rPrChange>
          </w:rPr>
          <w:t>Mesa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95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96" w:author="Carlos Rosales" w:date="2025-08-13T07:21:00Z">
              <w:rPr>
                <w:lang w:val="es-ES" w:eastAsia="es-ES"/>
              </w:rPr>
            </w:rPrChange>
          </w:rPr>
          <w:t>mesaOpt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197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198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199" w:author="Carlos Rosales" w:date="2025-08-13T07:21:00Z">
              <w:rPr>
                <w:color w:val="871094"/>
                <w:lang w:val="es-ES" w:eastAsia="es-ES"/>
              </w:rPr>
            </w:rPrChange>
          </w:rPr>
          <w:t>mesaRepository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0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1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02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3" w:author="Carlos Rosales" w:date="2025-08-13T07:21:00Z">
              <w:rPr>
                <w:color w:val="080808"/>
                <w:lang w:val="es-ES" w:eastAsia="es-ES"/>
              </w:rPr>
            </w:rPrChange>
          </w:rPr>
          <w:t>.getMesaDTO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4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5" w:author="Carlos Rosales" w:date="2025-08-13T07:2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6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08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09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10" w:author="Carlos Rosales" w:date="2025-08-13T07:21:00Z">
              <w:rPr>
                <w:lang w:val="es-ES" w:eastAsia="es-ES"/>
              </w:rPr>
            </w:rPrChange>
          </w:rPr>
          <w:t>Usuario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1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12" w:author="Carlos Rosales" w:date="2025-08-13T07:21:00Z">
              <w:rPr>
                <w:lang w:val="es-ES" w:eastAsia="es-ES"/>
              </w:rPr>
            </w:rPrChange>
          </w:rPr>
          <w:t>userOpt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13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14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215" w:author="Carlos Rosales" w:date="2025-08-13T07:21:00Z">
              <w:rPr>
                <w:color w:val="871094"/>
                <w:lang w:val="es-ES" w:eastAsia="es-ES"/>
              </w:rPr>
            </w:rPrChange>
          </w:rPr>
          <w:t>usuarioRepository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16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17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18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19" w:author="Carlos Rosales" w:date="2025-08-13T07:21:00Z">
              <w:rPr>
                <w:color w:val="080808"/>
                <w:lang w:val="es-ES" w:eastAsia="es-ES"/>
              </w:rPr>
            </w:rPrChange>
          </w:rPr>
          <w:t>.getUsuarioDTO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0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1" w:author="Carlos Rosales" w:date="2025-08-13T07:2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24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2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27" w:author="Carlos Rosales" w:date="2025-08-13T07:21:00Z">
              <w:rPr>
                <w:lang w:val="es-ES" w:eastAsia="es-ES"/>
              </w:rPr>
            </w:rPrChange>
          </w:rPr>
          <w:t>clienteOpt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8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2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 ||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30" w:author="Carlos Rosales" w:date="2025-08-13T07:21:00Z">
              <w:rPr>
                <w:lang w:val="es-ES" w:eastAsia="es-ES"/>
              </w:rPr>
            </w:rPrChange>
          </w:rPr>
          <w:t>mesaOpt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1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 ||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33" w:author="Carlos Rosales" w:date="2025-08-13T07:21:00Z">
              <w:rPr>
                <w:lang w:val="es-ES" w:eastAsia="es-ES"/>
              </w:rPr>
            </w:rPrChange>
          </w:rPr>
          <w:t>userOpt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4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5" w:author="Carlos Rosales" w:date="2025-08-13T07:21:00Z">
              <w:rPr>
                <w:color w:val="080808"/>
                <w:lang w:val="es-ES" w:eastAsia="es-ES"/>
              </w:rPr>
            </w:rPrChange>
          </w:rPr>
          <w:t>()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||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37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8" w:author="Carlos Rosales" w:date="2025-08-13T07:21:00Z">
              <w:rPr>
                <w:color w:val="080808"/>
                <w:lang w:val="es-ES" w:eastAsia="es-ES"/>
              </w:rPr>
            </w:rPrChange>
          </w:rPr>
          <w:t>.getDetalle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3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 ==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40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4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||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43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4" w:author="Carlos Rosales" w:date="2025-08-13T07:21:00Z">
              <w:rPr>
                <w:color w:val="080808"/>
                <w:lang w:val="es-ES" w:eastAsia="es-ES"/>
              </w:rPr>
            </w:rPrChange>
          </w:rPr>
          <w:t>.getDetalle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5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6" w:author="Carlos Rosales" w:date="2025-08-13T07:21:00Z">
              <w:rPr>
                <w:color w:val="080808"/>
                <w:lang w:val="es-ES" w:eastAsia="es-ES"/>
              </w:rPr>
            </w:rPrChange>
          </w:rPr>
          <w:t>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7" w:author="Carlos Rosales" w:date="2025-08-13T07:21:00Z">
              <w:rPr>
                <w:color w:val="080808"/>
                <w:lang w:val="es-ES" w:eastAsia="es-ES"/>
              </w:rPr>
            </w:rPrChange>
          </w:rPr>
          <w:t>()){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4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49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50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51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5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;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53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//gestionar en el controlador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5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55" w:author="Carlos Rosales" w:date="2025-08-13T07:21:00Z">
              <w:rPr>
                <w:color w:val="080808"/>
                <w:lang w:val="es-ES" w:eastAsia="es-ES"/>
              </w:rPr>
            </w:rPrChange>
          </w:rPr>
          <w:t>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5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57" w:author="Carlos Rosales" w:date="2025-08-13T07:21:00Z">
              <w:rPr>
                <w:lang w:val="es-ES" w:eastAsia="es-ES"/>
              </w:rPr>
            </w:rPrChange>
          </w:rPr>
          <w:t xml:space="preserve">Orden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58" w:author="Carlos Rosales" w:date="2025-08-13T07:21:00Z">
              <w:rPr>
                <w:lang w:val="es-ES" w:eastAsia="es-ES"/>
              </w:rPr>
            </w:rPrChange>
          </w:rPr>
          <w:t>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59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60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61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6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;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63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//objeto a persistir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6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65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66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67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68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69" w:author="Carlos Rosales" w:date="2025-08-13T07:21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70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 ==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71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72" w:author="Carlos Rosales" w:date="2025-08-13T07:21:00Z">
              <w:rPr>
                <w:color w:val="080808"/>
                <w:lang w:val="es-ES" w:eastAsia="es-ES"/>
              </w:rPr>
            </w:rPrChange>
          </w:rPr>
          <w:t>){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7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7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//Lógica para registrar una nueva orden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7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76" w:author="Carlos Rosales" w:date="2025-08-13T07:21:00Z">
              <w:rPr>
                <w:lang w:val="es-ES" w:eastAsia="es-ES"/>
              </w:rPr>
            </w:rPrChange>
          </w:rPr>
          <w:t>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77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78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27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new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80" w:author="Carlos Rosales" w:date="2025-08-13T07:21:00Z">
              <w:rPr>
                <w:color w:val="080808"/>
                <w:lang w:val="es-ES" w:eastAsia="es-ES"/>
              </w:rPr>
            </w:rPrChange>
          </w:rPr>
          <w:t>Orden();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8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82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83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seteando</w:t>
        </w:r>
        <w:proofErr w:type="spellEnd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8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los atributos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28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86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87" w:author="Carlos Rosales" w:date="2025-08-13T07:21:00Z">
              <w:rPr>
                <w:color w:val="080808"/>
                <w:lang w:val="es-ES" w:eastAsia="es-ES"/>
              </w:rPr>
            </w:rPrChange>
          </w:rPr>
          <w:t>.setFecha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8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89" w:author="Carlos Rosales" w:date="2025-08-13T07:21:00Z">
              <w:rPr>
                <w:lang w:val="es-ES" w:eastAsia="es-ES"/>
              </w:rPr>
            </w:rPrChange>
          </w:rPr>
          <w:t>LocalDate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0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291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now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94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5" w:author="Carlos Rosales" w:date="2025-08-13T07:21:00Z">
              <w:rPr>
                <w:color w:val="080808"/>
                <w:lang w:val="es-ES" w:eastAsia="es-ES"/>
              </w:rPr>
            </w:rPrChange>
          </w:rPr>
          <w:t>.setHora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297" w:author="Carlos Rosales" w:date="2025-08-13T07:21:00Z">
              <w:rPr>
                <w:lang w:val="es-ES" w:eastAsia="es-ES"/>
              </w:rPr>
            </w:rPrChange>
          </w:rPr>
          <w:t>LocalTime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298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299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now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0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02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3" w:author="Carlos Rosales" w:date="2025-08-13T07:21:00Z">
              <w:rPr>
                <w:color w:val="080808"/>
                <w:lang w:val="es-ES" w:eastAsia="es-ES"/>
              </w:rPr>
            </w:rPrChange>
          </w:rPr>
          <w:t>.setEstado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05" w:author="Carlos Rosales" w:date="2025-08-13T07:21:00Z">
              <w:rPr>
                <w:lang w:val="es-ES" w:eastAsia="es-ES"/>
              </w:rPr>
            </w:rPrChange>
          </w:rPr>
          <w:t>EstadoOrden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6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8307" w:author="Carlos Rosales" w:date="2025-08-13T07:21:00Z">
              <w:rPr>
                <w:i/>
                <w:iCs/>
                <w:color w:val="871094"/>
                <w:lang w:val="es-ES" w:eastAsia="es-ES"/>
              </w:rPr>
            </w:rPrChange>
          </w:rPr>
          <w:t>CREADA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8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0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10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1" w:author="Carlos Rosales" w:date="2025-08-13T07:21:00Z">
              <w:rPr>
                <w:color w:val="080808"/>
                <w:lang w:val="es-ES" w:eastAsia="es-ES"/>
              </w:rPr>
            </w:rPrChange>
          </w:rPr>
          <w:t>.setCorrelativo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3" w:author="Carlos Rosales" w:date="2025-08-13T07:21:00Z">
              <w:rPr>
                <w:color w:val="080808"/>
                <w:lang w:val="es-ES" w:eastAsia="es-ES"/>
              </w:rPr>
            </w:rPrChange>
          </w:rPr>
          <w:t>generarCorrelativo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4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5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6" w:author="Carlos Rosales" w:date="2025-08-13T07:21:00Z">
              <w:rPr>
                <w:color w:val="080808"/>
                <w:lang w:val="es-ES" w:eastAsia="es-ES"/>
              </w:rPr>
            </w:rPrChange>
          </w:rPr>
          <w:lastRenderedPageBreak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17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8" w:author="Carlos Rosales" w:date="2025-08-13T07:21:00Z">
              <w:rPr>
                <w:color w:val="080808"/>
                <w:lang w:val="es-ES" w:eastAsia="es-ES"/>
              </w:rPr>
            </w:rPrChange>
          </w:rPr>
          <w:t>.setTotal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1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20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1" w:author="Carlos Rosales" w:date="2025-08-13T07:21:00Z">
              <w:rPr>
                <w:color w:val="080808"/>
                <w:lang w:val="es-ES" w:eastAsia="es-ES"/>
              </w:rPr>
            </w:rPrChange>
          </w:rPr>
          <w:t>.getTotal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24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5" w:author="Carlos Rosales" w:date="2025-08-13T07:21:00Z">
              <w:rPr>
                <w:color w:val="080808"/>
                <w:lang w:val="es-ES" w:eastAsia="es-ES"/>
              </w:rPr>
            </w:rPrChange>
          </w:rPr>
          <w:t>.setDetalleOrden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27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8" w:author="Carlos Rosales" w:date="2025-08-13T07:21:00Z">
              <w:rPr>
                <w:color w:val="080808"/>
                <w:lang w:val="es-ES" w:eastAsia="es-ES"/>
              </w:rPr>
            </w:rPrChange>
          </w:rPr>
          <w:t>ArrayList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29" w:author="Carlos Rosales" w:date="2025-08-13T07:21:00Z">
              <w:rPr>
                <w:color w:val="080808"/>
                <w:lang w:val="es-ES" w:eastAsia="es-ES"/>
              </w:rPr>
            </w:rPrChange>
          </w:rPr>
          <w:t>&lt;&gt;());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30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31" w:author="Carlos Rosales" w:date="2025-08-13T07:21:00Z">
              <w:rPr>
                <w:color w:val="0033B3"/>
                <w:lang w:val="es-ES" w:eastAsia="es-ES"/>
              </w:rPr>
            </w:rPrChange>
          </w:rPr>
          <w:t>else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32" w:author="Carlos Rosales" w:date="2025-08-13T07:21:00Z">
              <w:rPr>
                <w:color w:val="080808"/>
                <w:lang w:val="es-ES" w:eastAsia="es-ES"/>
              </w:rPr>
            </w:rPrChange>
          </w:rPr>
          <w:t>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3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3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//Lógica para actualizar una orden existente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3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36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37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38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3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40" w:author="Carlos Rosales" w:date="2025-08-13T07:21:00Z">
              <w:rPr>
                <w:lang w:val="es-ES" w:eastAsia="es-ES"/>
              </w:rPr>
            </w:rPrChange>
          </w:rPr>
          <w:t>ordenOpt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41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343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4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5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46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7" w:author="Carlos Rosales" w:date="2025-08-13T07:21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8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4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50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5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5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53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54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55" w:author="Carlos Rosales" w:date="2025-08-13T07:21:00Z">
              <w:rPr>
                <w:color w:val="080808"/>
                <w:lang w:val="es-ES" w:eastAsia="es-ES"/>
              </w:rPr>
            </w:rPrChange>
          </w:rPr>
          <w:t>()){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5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57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58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359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0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63" w:author="Carlos Rosales" w:date="2025-08-13T07:21:00Z">
              <w:rPr>
                <w:lang w:val="es-ES" w:eastAsia="es-ES"/>
              </w:rPr>
            </w:rPrChange>
          </w:rPr>
          <w:t xml:space="preserve">orden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4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65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6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7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6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69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//limpiamos el detalle previo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70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71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2" w:author="Carlos Rosales" w:date="2025-08-13T07:21:00Z">
              <w:rPr>
                <w:color w:val="080808"/>
                <w:lang w:val="es-ES" w:eastAsia="es-ES"/>
              </w:rPr>
            </w:rPrChange>
          </w:rPr>
          <w:t>.getDetalleOrden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3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4" w:author="Carlos Rosales" w:date="2025-08-13T07:21:00Z">
              <w:rPr>
                <w:color w:val="080808"/>
                <w:lang w:val="es-ES" w:eastAsia="es-ES"/>
              </w:rPr>
            </w:rPrChange>
          </w:rPr>
          <w:t>clear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5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7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78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79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seteamos</w:t>
        </w:r>
        <w:proofErr w:type="spellEnd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80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nuevas referencias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381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82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83" w:author="Carlos Rosales" w:date="2025-08-13T07:21:00Z">
              <w:rPr>
                <w:color w:val="080808"/>
                <w:lang w:val="es-ES" w:eastAsia="es-ES"/>
              </w:rPr>
            </w:rPrChange>
          </w:rPr>
          <w:t>.setCliente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8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85" w:author="Carlos Rosales" w:date="2025-08-13T07:21:00Z">
              <w:rPr>
                <w:lang w:val="es-ES" w:eastAsia="es-ES"/>
              </w:rPr>
            </w:rPrChange>
          </w:rPr>
          <w:t>clienteOpt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86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87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8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89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0" w:author="Carlos Rosales" w:date="2025-08-13T07:21:00Z">
              <w:rPr>
                <w:color w:val="080808"/>
                <w:lang w:val="es-ES" w:eastAsia="es-ES"/>
              </w:rPr>
            </w:rPrChange>
          </w:rPr>
          <w:t>.setMesa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1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92" w:author="Carlos Rosales" w:date="2025-08-13T07:21:00Z">
              <w:rPr>
                <w:lang w:val="es-ES" w:eastAsia="es-ES"/>
              </w:rPr>
            </w:rPrChange>
          </w:rPr>
          <w:t>mesaOpt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3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4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96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7" w:author="Carlos Rosales" w:date="2025-08-13T07:21:00Z">
              <w:rPr>
                <w:color w:val="080808"/>
                <w:lang w:val="es-ES" w:eastAsia="es-ES"/>
              </w:rPr>
            </w:rPrChange>
          </w:rPr>
          <w:t>.setUsuario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39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399" w:author="Carlos Rosales" w:date="2025-08-13T07:21:00Z">
              <w:rPr>
                <w:lang w:val="es-ES" w:eastAsia="es-ES"/>
              </w:rPr>
            </w:rPrChange>
          </w:rPr>
          <w:t>userOpt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00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01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02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0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04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//agregando el detalle de la orden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0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06" w:author="Carlos Rosales" w:date="2025-08-13T07:21:00Z">
              <w:rPr>
                <w:color w:val="0033B3"/>
                <w:lang w:val="es-ES" w:eastAsia="es-ES"/>
              </w:rPr>
            </w:rPrChange>
          </w:rPr>
          <w:t>for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07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0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09" w:author="Carlos Rosales" w:date="2025-08-13T07:21:00Z">
              <w:rPr>
                <w:lang w:val="es-ES" w:eastAsia="es-ES"/>
              </w:rPr>
            </w:rPrChange>
          </w:rPr>
          <w:t>DetalleOrdenDTO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10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11" w:author="Carlos Rosales" w:date="2025-08-13T07:21:00Z">
              <w:rPr>
                <w:lang w:val="es-ES" w:eastAsia="es-ES"/>
              </w:rPr>
            </w:rPrChange>
          </w:rPr>
          <w:t>detalleDTO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12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13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: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14" w:author="Carlos Rosales" w:date="2025-08-13T07:21:00Z">
              <w:rPr>
                <w:lang w:val="es-ES" w:eastAsia="es-ES"/>
              </w:rPr>
            </w:rPrChange>
          </w:rPr>
          <w:t>ordenDTO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15" w:author="Carlos Rosales" w:date="2025-08-13T07:21:00Z">
              <w:rPr>
                <w:color w:val="080808"/>
                <w:lang w:val="es-ES" w:eastAsia="es-ES"/>
              </w:rPr>
            </w:rPrChange>
          </w:rPr>
          <w:t>.getDetalle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16" w:author="Carlos Rosales" w:date="2025-08-13T07:21:00Z">
              <w:rPr>
                <w:color w:val="080808"/>
                <w:lang w:val="es-ES" w:eastAsia="es-ES"/>
              </w:rPr>
            </w:rPrChange>
          </w:rPr>
          <w:t>())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1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18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19" w:author="Carlos Rosales" w:date="2025-08-13T07:21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20" w:author="Carlos Rosales" w:date="2025-08-13T07:21:00Z">
              <w:rPr>
                <w:lang w:val="es-ES" w:eastAsia="es-ES"/>
              </w:rPr>
            </w:rPrChange>
          </w:rPr>
          <w:t>Menu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2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22" w:author="Carlos Rosales" w:date="2025-08-13T07:21:00Z">
              <w:rPr>
                <w:lang w:val="es-ES" w:eastAsia="es-ES"/>
              </w:rPr>
            </w:rPrChange>
          </w:rPr>
          <w:t>menuOpt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23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24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425" w:author="Carlos Rosales" w:date="2025-08-13T07:21:00Z">
              <w:rPr>
                <w:color w:val="871094"/>
                <w:lang w:val="es-ES" w:eastAsia="es-ES"/>
              </w:rPr>
            </w:rPrChange>
          </w:rPr>
          <w:t>menuRepository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26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27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28" w:author="Carlos Rosales" w:date="2025-08-13T07:21:00Z">
              <w:rPr>
                <w:lang w:val="es-ES" w:eastAsia="es-ES"/>
              </w:rPr>
            </w:rPrChange>
          </w:rPr>
          <w:t>detalleDTO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29" w:author="Carlos Rosales" w:date="2025-08-13T07:21:00Z">
              <w:rPr>
                <w:color w:val="080808"/>
                <w:lang w:val="es-ES" w:eastAsia="es-ES"/>
              </w:rPr>
            </w:rPrChange>
          </w:rPr>
          <w:t>.getMenuDTO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0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1" w:author="Carlos Rosales" w:date="2025-08-13T07:21:00Z">
              <w:rPr>
                <w:color w:val="080808"/>
                <w:lang w:val="es-ES" w:eastAsia="es-ES"/>
              </w:rPr>
            </w:rPrChange>
          </w:rPr>
          <w:t>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34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3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37" w:author="Carlos Rosales" w:date="2025-08-13T07:21:00Z">
              <w:rPr>
                <w:lang w:val="es-ES" w:eastAsia="es-ES"/>
              </w:rPr>
            </w:rPrChange>
          </w:rPr>
          <w:t>menuOpt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8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3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())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40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4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42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43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44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45" w:author="Carlos Rosales" w:date="2025-08-13T07:21:00Z">
              <w:rPr>
                <w:lang w:val="es-ES" w:eastAsia="es-ES"/>
              </w:rPr>
            </w:rPrChange>
          </w:rPr>
          <w:t>Menu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4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47" w:author="Carlos Rosales" w:date="2025-08-13T07:21:00Z">
              <w:rPr>
                <w:lang w:val="es-ES" w:eastAsia="es-ES"/>
              </w:rPr>
            </w:rPrChange>
          </w:rPr>
          <w:t>menu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48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4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50" w:author="Carlos Rosales" w:date="2025-08-13T07:21:00Z">
              <w:rPr>
                <w:lang w:val="es-ES" w:eastAsia="es-ES"/>
              </w:rPr>
            </w:rPrChange>
          </w:rPr>
          <w:t>menuOpt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51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52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5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54" w:author="Carlos Rosales" w:date="2025-08-13T07:21:00Z">
              <w:rPr>
                <w:lang w:val="es-ES" w:eastAsia="es-ES"/>
              </w:rPr>
            </w:rPrChange>
          </w:rPr>
          <w:t>DetalleOrden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55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56" w:author="Carlos Rosales" w:date="2025-08-13T07:21:00Z">
              <w:rPr>
                <w:lang w:val="es-ES" w:eastAsia="es-ES"/>
              </w:rPr>
            </w:rPrChange>
          </w:rPr>
          <w:t>detalleOrden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57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58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459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0" w:author="Carlos Rosales" w:date="2025-08-13T07:21:00Z">
              <w:rPr>
                <w:color w:val="080808"/>
                <w:lang w:val="es-ES" w:eastAsia="es-ES"/>
              </w:rPr>
            </w:rPrChange>
          </w:rPr>
          <w:t>DetalleOrden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1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63" w:author="Carlos Rosales" w:date="2025-08-13T07:21:00Z">
              <w:rPr>
                <w:lang w:val="es-ES" w:eastAsia="es-ES"/>
              </w:rPr>
            </w:rPrChange>
          </w:rPr>
          <w:t>detalleOrden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4" w:author="Carlos Rosales" w:date="2025-08-13T07:21:00Z">
              <w:rPr>
                <w:color w:val="080808"/>
                <w:lang w:val="es-ES" w:eastAsia="es-ES"/>
              </w:rPr>
            </w:rPrChange>
          </w:rPr>
          <w:t>.setCantidad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5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66" w:author="Carlos Rosales" w:date="2025-08-13T07:21:00Z">
              <w:rPr>
                <w:lang w:val="es-ES" w:eastAsia="es-ES"/>
              </w:rPr>
            </w:rPrChange>
          </w:rPr>
          <w:t>detalleDTO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7" w:author="Carlos Rosales" w:date="2025-08-13T07:21:00Z">
              <w:rPr>
                <w:color w:val="080808"/>
                <w:lang w:val="es-ES" w:eastAsia="es-ES"/>
              </w:rPr>
            </w:rPrChange>
          </w:rPr>
          <w:t>.getCantidad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8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6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70" w:author="Carlos Rosales" w:date="2025-08-13T07:21:00Z">
              <w:rPr>
                <w:lang w:val="es-ES" w:eastAsia="es-ES"/>
              </w:rPr>
            </w:rPrChange>
          </w:rPr>
          <w:t>detalleOrden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1" w:author="Carlos Rosales" w:date="2025-08-13T07:21:00Z">
              <w:rPr>
                <w:color w:val="080808"/>
                <w:lang w:val="es-ES" w:eastAsia="es-ES"/>
              </w:rPr>
            </w:rPrChange>
          </w:rPr>
          <w:t>.setPrecio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73" w:author="Carlos Rosales" w:date="2025-08-13T07:21:00Z">
              <w:rPr>
                <w:lang w:val="es-ES" w:eastAsia="es-ES"/>
              </w:rPr>
            </w:rPrChange>
          </w:rPr>
          <w:t>detalleDTO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4" w:author="Carlos Rosales" w:date="2025-08-13T07:21:00Z">
              <w:rPr>
                <w:color w:val="080808"/>
                <w:lang w:val="es-ES" w:eastAsia="es-ES"/>
              </w:rPr>
            </w:rPrChange>
          </w:rPr>
          <w:t>.getPrecio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5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77" w:author="Carlos Rosales" w:date="2025-08-13T07:21:00Z">
              <w:rPr>
                <w:lang w:val="es-ES" w:eastAsia="es-ES"/>
              </w:rPr>
            </w:rPrChange>
          </w:rPr>
          <w:t>detalleOrden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8" w:author="Carlos Rosales" w:date="2025-08-13T07:21:00Z">
              <w:rPr>
                <w:color w:val="080808"/>
                <w:lang w:val="es-ES" w:eastAsia="es-ES"/>
              </w:rPr>
            </w:rPrChange>
          </w:rPr>
          <w:t>.setSubtotal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7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80" w:author="Carlos Rosales" w:date="2025-08-13T07:21:00Z">
              <w:rPr>
                <w:lang w:val="es-ES" w:eastAsia="es-ES"/>
              </w:rPr>
            </w:rPrChange>
          </w:rPr>
          <w:t>detalleDTO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1" w:author="Carlos Rosales" w:date="2025-08-13T07:21:00Z">
              <w:rPr>
                <w:color w:val="080808"/>
                <w:lang w:val="es-ES" w:eastAsia="es-ES"/>
              </w:rPr>
            </w:rPrChange>
          </w:rPr>
          <w:t>.getSubtotal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84" w:author="Carlos Rosales" w:date="2025-08-13T07:21:00Z">
              <w:rPr>
                <w:lang w:val="es-ES" w:eastAsia="es-ES"/>
              </w:rPr>
            </w:rPrChange>
          </w:rPr>
          <w:t>detalleOrden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5" w:author="Carlos Rosales" w:date="2025-08-13T07:21:00Z">
              <w:rPr>
                <w:color w:val="080808"/>
                <w:lang w:val="es-ES" w:eastAsia="es-ES"/>
              </w:rPr>
            </w:rPrChange>
          </w:rPr>
          <w:t>.setMenu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87" w:author="Carlos Rosales" w:date="2025-08-13T07:21:00Z">
              <w:rPr>
                <w:lang w:val="es-ES" w:eastAsia="es-ES"/>
              </w:rPr>
            </w:rPrChange>
          </w:rPr>
          <w:t>menu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8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8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90" w:author="Carlos Rosales" w:date="2025-08-13T07:21:00Z">
              <w:rPr>
                <w:lang w:val="es-ES" w:eastAsia="es-ES"/>
              </w:rPr>
            </w:rPrChange>
          </w:rPr>
          <w:t>detalleOrden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91" w:author="Carlos Rosales" w:date="2025-08-13T07:21:00Z">
              <w:rPr>
                <w:color w:val="080808"/>
                <w:lang w:val="es-ES" w:eastAsia="es-ES"/>
              </w:rPr>
            </w:rPrChange>
          </w:rPr>
          <w:t>.setOrden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9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493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94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49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96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//agregamos el </w:t>
        </w:r>
        <w:proofErr w:type="spellStart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97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detalleOrden</w:t>
        </w:r>
        <w:proofErr w:type="spellEnd"/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98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a la Orden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499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00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1" w:author="Carlos Rosales" w:date="2025-08-13T07:21:00Z">
              <w:rPr>
                <w:color w:val="080808"/>
                <w:lang w:val="es-ES" w:eastAsia="es-ES"/>
              </w:rPr>
            </w:rPrChange>
          </w:rPr>
          <w:t>.getDetalleOrden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2" w:author="Carlos Rosales" w:date="2025-08-13T07:21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3" w:author="Carlos Rosales" w:date="2025-08-13T07:21:00Z">
              <w:rPr>
                <w:color w:val="080808"/>
                <w:lang w:val="es-ES" w:eastAsia="es-ES"/>
              </w:rPr>
            </w:rPrChange>
          </w:rPr>
          <w:t>add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05" w:author="Carlos Rosales" w:date="2025-08-13T07:21:00Z">
              <w:rPr>
                <w:lang w:val="es-ES" w:eastAsia="es-ES"/>
              </w:rPr>
            </w:rPrChange>
          </w:rPr>
          <w:t>detalleOrden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6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0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09" w:author="Carlos Rosales" w:date="2025-08-13T07:21:00Z">
              <w:rPr>
                <w:lang w:val="es-ES" w:eastAsia="es-ES"/>
              </w:rPr>
            </w:rPrChange>
          </w:rPr>
          <w:t xml:space="preserve">Orden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10" w:author="Carlos Rosales" w:date="2025-08-13T07:21:00Z">
              <w:rPr>
                <w:lang w:val="es-ES" w:eastAsia="es-ES"/>
              </w:rPr>
            </w:rPrChange>
          </w:rPr>
          <w:t>ordenPersisted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11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1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513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14" w:author="Carlos Rosales" w:date="2025-08-13T07:21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15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16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17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18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19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20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21" w:author="Carlos Rosales" w:date="2025-08-13T07:21:00Z">
              <w:rPr>
                <w:lang w:val="es-ES" w:eastAsia="es-ES"/>
              </w:rPr>
            </w:rPrChange>
          </w:rPr>
          <w:t>OrdenMapper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2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523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toDTO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25" w:author="Carlos Rosales" w:date="2025-08-13T07:21:00Z">
              <w:rPr>
                <w:lang w:val="es-ES" w:eastAsia="es-ES"/>
              </w:rPr>
            </w:rPrChange>
          </w:rPr>
          <w:t>ordenPersisted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6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8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2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30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31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32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33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3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35" w:author="Carlos Rosales" w:date="2025-08-13T07:21:00Z">
              <w:rPr>
                <w:color w:val="0033B3"/>
                <w:lang w:val="es-ES" w:eastAsia="es-ES"/>
              </w:rPr>
            </w:rPrChange>
          </w:rPr>
          <w:t>void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36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537" w:author="Carlos Rosales" w:date="2025-08-13T07:21:00Z">
              <w:rPr>
                <w:color w:val="00627A"/>
                <w:lang w:val="es-ES" w:eastAsia="es-ES"/>
              </w:rPr>
            </w:rPrChange>
          </w:rPr>
          <w:t>anular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3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39" w:author="Carlos Rosales" w:date="2025-08-13T07:21:00Z">
              <w:rPr>
                <w:lang w:val="es-ES" w:eastAsia="es-ES"/>
              </w:rPr>
            </w:rPrChange>
          </w:rPr>
          <w:t>Long id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40" w:author="Carlos Rosales" w:date="2025-08-13T07:21:00Z">
              <w:rPr>
                <w:color w:val="080808"/>
                <w:lang w:val="es-ES" w:eastAsia="es-ES"/>
              </w:rPr>
            </w:rPrChange>
          </w:rPr>
          <w:t>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4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42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43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44" w:author="Carlos Rosales" w:date="2025-08-13T07:21:00Z">
              <w:rPr>
                <w:lang w:val="es-ES" w:eastAsia="es-ES"/>
              </w:rPr>
            </w:rPrChange>
          </w:rPr>
          <w:t>ordenOpt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45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46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547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48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4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50" w:author="Carlos Rosales" w:date="2025-08-13T07:21:00Z">
              <w:rPr>
                <w:lang w:val="es-ES" w:eastAsia="es-ES"/>
              </w:rPr>
            </w:rPrChange>
          </w:rPr>
          <w:t>id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51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52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53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54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55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56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57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58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())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59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60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6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62" w:author="Carlos Rosales" w:date="2025-08-13T07:21:00Z">
              <w:rPr>
                <w:lang w:val="es-ES" w:eastAsia="es-ES"/>
              </w:rPr>
            </w:rPrChange>
          </w:rPr>
          <w:t xml:space="preserve">Orden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63" w:author="Carlos Rosales" w:date="2025-08-13T07:21:00Z">
              <w:rPr>
                <w:lang w:val="es-ES" w:eastAsia="es-ES"/>
              </w:rPr>
            </w:rPrChange>
          </w:rPr>
          <w:t>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64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65" w:author="Carlos Rosales" w:date="2025-08-13T07:21:00Z">
              <w:rPr>
                <w:color w:val="080808"/>
                <w:lang w:val="es-ES" w:eastAsia="es-ES"/>
              </w:rPr>
            </w:rPrChange>
          </w:rPr>
          <w:t>= 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66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67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68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69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0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72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3" w:author="Carlos Rosales" w:date="2025-08-13T07:21:00Z">
              <w:rPr>
                <w:color w:val="080808"/>
                <w:lang w:val="es-ES" w:eastAsia="es-ES"/>
              </w:rPr>
            </w:rPrChange>
          </w:rPr>
          <w:t>.setEstado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75" w:author="Carlos Rosales" w:date="2025-08-13T07:21:00Z">
              <w:rPr>
                <w:lang w:val="es-ES" w:eastAsia="es-ES"/>
              </w:rPr>
            </w:rPrChange>
          </w:rPr>
          <w:t>EstadoOrden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6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8577" w:author="Carlos Rosales" w:date="2025-08-13T07:21:00Z">
              <w:rPr>
                <w:i/>
                <w:iCs/>
                <w:color w:val="871094"/>
                <w:lang w:val="es-ES" w:eastAsia="es-ES"/>
              </w:rPr>
            </w:rPrChange>
          </w:rPr>
          <w:t>ANULADA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8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79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580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1" w:author="Carlos Rosales" w:date="2025-08-13T07:21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83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4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6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87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88" w:author="Carlos Rosales" w:date="2025-08-13T07:21:00Z">
              <w:rPr>
                <w:color w:val="9E880D"/>
                <w:lang w:val="es-ES" w:eastAsia="es-ES"/>
              </w:rPr>
            </w:rPrChange>
          </w:rPr>
          <w:t>@Override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89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@Transactional</w:t>
        </w:r>
        <w:r w:rsidRPr="004121BF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590" w:author="Carlos Rosales" w:date="2025-08-13T07:21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91" w:author="Carlos Rosales" w:date="2025-08-13T07:21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592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93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94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595" w:author="Carlos Rosales" w:date="2025-08-13T07:21:00Z">
              <w:rPr>
                <w:color w:val="00627A"/>
                <w:lang w:val="es-ES" w:eastAsia="es-ES"/>
              </w:rPr>
            </w:rPrChange>
          </w:rPr>
          <w:t>changeState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59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97" w:author="Carlos Rosales" w:date="2025-08-13T07:21:00Z">
              <w:rPr>
                <w:lang w:val="es-ES" w:eastAsia="es-ES"/>
              </w:rPr>
            </w:rPrChange>
          </w:rPr>
          <w:t>OrdenDTO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98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599" w:author="Carlos Rosales" w:date="2025-08-13T07:21:00Z">
              <w:rPr>
                <w:lang w:val="es-ES" w:eastAsia="es-ES"/>
              </w:rPr>
            </w:rPrChange>
          </w:rPr>
          <w:t>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00" w:author="Carlos Rosales" w:date="2025-08-13T07:21:00Z">
              <w:rPr>
                <w:color w:val="080808"/>
                <w:lang w:val="es-ES" w:eastAsia="es-ES"/>
              </w:rPr>
            </w:rPrChange>
          </w:rPr>
          <w:t>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01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02" w:author="Carlos Rosales" w:date="2025-08-13T07:21:00Z">
              <w:rPr>
                <w:lang w:val="es-ES" w:eastAsia="es-ES"/>
              </w:rPr>
            </w:rPrChange>
          </w:rPr>
          <w:t>Optional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03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04" w:author="Carlos Rosales" w:date="2025-08-13T07:21:00Z">
              <w:rPr>
                <w:lang w:val="es-ES" w:eastAsia="es-ES"/>
              </w:rPr>
            </w:rPrChange>
          </w:rPr>
          <w:t>ordenOpt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05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06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607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08" w:author="Carlos Rosales" w:date="2025-08-13T07:21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0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10" w:author="Carlos Rosales" w:date="2025-08-13T07:21:00Z">
              <w:rPr>
                <w:lang w:val="es-ES" w:eastAsia="es-ES"/>
              </w:rPr>
            </w:rPrChange>
          </w:rPr>
          <w:t>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1" w:author="Carlos Rosales" w:date="2025-08-13T07:21:00Z">
              <w:rPr>
                <w:color w:val="080808"/>
                <w:lang w:val="es-ES" w:eastAsia="es-ES"/>
              </w:rPr>
            </w:rPrChange>
          </w:rPr>
          <w:t>.getId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14" w:author="Carlos Rosales" w:date="2025-08-13T07:21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1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6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17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8" w:author="Carlos Rosales" w:date="2025-08-13T07:21:00Z">
              <w:rPr>
                <w:color w:val="080808"/>
                <w:lang w:val="es-ES" w:eastAsia="es-ES"/>
              </w:rPr>
            </w:rPrChange>
          </w:rPr>
          <w:t>.isEmpty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19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())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20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2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22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23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24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25" w:author="Carlos Rosales" w:date="2025-08-13T07:21:00Z">
              <w:rPr>
                <w:lang w:val="es-ES" w:eastAsia="es-ES"/>
              </w:rPr>
            </w:rPrChange>
          </w:rPr>
          <w:t xml:space="preserve">Orden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26" w:author="Carlos Rosales" w:date="2025-08-13T07:21:00Z">
              <w:rPr>
                <w:lang w:val="es-ES" w:eastAsia="es-ES"/>
              </w:rPr>
            </w:rPrChange>
          </w:rPr>
          <w:t>orden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27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28" w:author="Carlos Rosales" w:date="2025-08-13T07:21:00Z">
              <w:rPr>
                <w:color w:val="080808"/>
                <w:lang w:val="es-ES" w:eastAsia="es-ES"/>
              </w:rPr>
            </w:rPrChange>
          </w:rPr>
          <w:t>= 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29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0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31" w:author="Carlos Rosales" w:date="2025-08-13T07:21:00Z">
              <w:rPr>
                <w:lang w:val="es-ES" w:eastAsia="es-ES"/>
              </w:rPr>
            </w:rPrChange>
          </w:rPr>
          <w:t>ordenOpt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2" w:author="Carlos Rosales" w:date="2025-08-13T07:21:00Z">
              <w:rPr>
                <w:color w:val="080808"/>
                <w:lang w:val="es-ES" w:eastAsia="es-ES"/>
              </w:rPr>
            </w:rPrChange>
          </w:rPr>
          <w:t>.get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3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4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635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//cambiamos el estado de la orden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636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37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8" w:author="Carlos Rosales" w:date="2025-08-13T07:21:00Z">
              <w:rPr>
                <w:color w:val="080808"/>
                <w:lang w:val="es-ES" w:eastAsia="es-ES"/>
              </w:rPr>
            </w:rPrChange>
          </w:rPr>
          <w:t>.setEstado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3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40" w:author="Carlos Rosales" w:date="2025-08-13T07:21:00Z">
              <w:rPr>
                <w:lang w:val="es-ES" w:eastAsia="es-ES"/>
              </w:rPr>
            </w:rPrChange>
          </w:rPr>
          <w:t>dto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41" w:author="Carlos Rosales" w:date="2025-08-13T07:21:00Z">
              <w:rPr>
                <w:color w:val="080808"/>
                <w:lang w:val="es-ES" w:eastAsia="es-ES"/>
              </w:rPr>
            </w:rPrChange>
          </w:rPr>
          <w:t>.getEstado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42" w:author="Carlos Rosales" w:date="2025-08-13T07:21:00Z">
              <w:rPr>
                <w:color w:val="080808"/>
                <w:lang w:val="es-ES" w:eastAsia="es-ES"/>
              </w:rPr>
            </w:rPrChange>
          </w:rPr>
          <w:t>());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4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44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45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46" w:author="Carlos Rosales" w:date="2025-08-13T07:21:00Z">
              <w:rPr>
                <w:lang w:val="es-ES" w:eastAsia="es-ES"/>
              </w:rPr>
            </w:rPrChange>
          </w:rPr>
          <w:t>OrdenMapper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47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648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toDTO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4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650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1" w:author="Carlos Rosales" w:date="2025-08-13T07:21:00Z">
              <w:rPr>
                <w:color w:val="080808"/>
                <w:lang w:val="es-ES" w:eastAsia="es-ES"/>
              </w:rPr>
            </w:rPrChange>
          </w:rPr>
          <w:t>.save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2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53" w:author="Carlos Rosales" w:date="2025-08-13T07:21:00Z">
              <w:rPr>
                <w:lang w:val="es-ES" w:eastAsia="es-ES"/>
              </w:rPr>
            </w:rPrChange>
          </w:rPr>
          <w:t>orden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4" w:author="Carlos Rosales" w:date="2025-08-13T07:21:00Z">
              <w:rPr>
                <w:color w:val="080808"/>
                <w:lang w:val="es-ES" w:eastAsia="es-ES"/>
              </w:rPr>
            </w:rPrChange>
          </w:rPr>
          <w:t>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6" w:author="Carlos Rosales" w:date="2025-08-13T07:21:00Z">
              <w:rPr>
                <w:color w:val="080808"/>
                <w:lang w:val="es-ES" w:eastAsia="es-ES"/>
              </w:rPr>
            </w:rPrChange>
          </w:rPr>
          <w:br/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57" w:author="Carlos Rosales" w:date="2025-08-13T07:21:00Z">
              <w:rPr>
                <w:color w:val="080808"/>
                <w:lang w:val="es-ES" w:eastAsia="es-ES"/>
              </w:rPr>
            </w:rPrChange>
          </w:rPr>
          <w:lastRenderedPageBreak/>
          <w:br/>
          <w:t xml:space="preserve">    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658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t>//métodos auxiliares</w:t>
        </w:r>
        <w:r w:rsidRPr="004121BF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659" w:author="Carlos Rosales" w:date="2025-08-13T07:21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60" w:author="Carlos Rosales" w:date="2025-08-13T07:21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661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62" w:author="Carlos Rosales" w:date="2025-08-13T07:21:00Z">
              <w:rPr>
                <w:lang w:val="es-ES" w:eastAsia="es-ES"/>
              </w:rPr>
            </w:rPrChange>
          </w:rPr>
          <w:t>String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63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664" w:author="Carlos Rosales" w:date="2025-08-13T07:21:00Z">
              <w:rPr>
                <w:color w:val="00627A"/>
                <w:lang w:val="es-ES" w:eastAsia="es-ES"/>
              </w:rPr>
            </w:rPrChange>
          </w:rPr>
          <w:t>generarCorrelativo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65" w:author="Carlos Rosales" w:date="2025-08-13T07:21:00Z">
              <w:rPr>
                <w:color w:val="080808"/>
                <w:lang w:val="es-ES" w:eastAsia="es-ES"/>
              </w:rPr>
            </w:rPrChange>
          </w:rPr>
          <w:t>() {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6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67" w:author="Carlos Rosales" w:date="2025-08-13T07:21:00Z">
              <w:rPr>
                <w:lang w:val="es-ES" w:eastAsia="es-ES"/>
              </w:rPr>
            </w:rPrChange>
          </w:rPr>
          <w:t>LocalDate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68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69" w:author="Carlos Rosales" w:date="2025-08-13T07:21:00Z">
              <w:rPr>
                <w:lang w:val="es-ES" w:eastAsia="es-ES"/>
              </w:rPr>
            </w:rPrChange>
          </w:rPr>
          <w:t>currentDate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70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7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72" w:author="Carlos Rosales" w:date="2025-08-13T07:21:00Z">
              <w:rPr>
                <w:lang w:val="es-ES" w:eastAsia="es-ES"/>
              </w:rPr>
            </w:rPrChange>
          </w:rPr>
          <w:t>LocalDate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73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674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now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75" w:author="Carlos Rosales" w:date="2025-08-13T07:21:00Z">
              <w:rPr>
                <w:color w:val="080808"/>
                <w:lang w:val="es-ES" w:eastAsia="es-ES"/>
              </w:rPr>
            </w:rPrChange>
          </w:rPr>
          <w:t>();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76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77" w:author="Carlos Rosales" w:date="2025-08-13T07:21:00Z">
              <w:rPr>
                <w:lang w:val="es-ES" w:eastAsia="es-ES"/>
              </w:rPr>
            </w:rPrChange>
          </w:rPr>
          <w:t>String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78" w:author="Carlos Rosales" w:date="2025-08-13T07:21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79" w:author="Carlos Rosales" w:date="2025-08-13T07:21:00Z">
              <w:rPr>
                <w:lang w:val="es-ES" w:eastAsia="es-ES"/>
              </w:rPr>
            </w:rPrChange>
          </w:rPr>
          <w:t>yearMonth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80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8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82" w:author="Carlos Rosales" w:date="2025-08-13T07:21:00Z">
              <w:rPr>
                <w:lang w:val="es-ES" w:eastAsia="es-ES"/>
              </w:rPr>
            </w:rPrChange>
          </w:rPr>
          <w:t>currentDate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83" w:author="Carlos Rosales" w:date="2025-08-13T07:21:00Z">
              <w:rPr>
                <w:color w:val="080808"/>
                <w:lang w:val="es-ES" w:eastAsia="es-ES"/>
              </w:rPr>
            </w:rPrChange>
          </w:rPr>
          <w:t>.format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84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85" w:author="Carlos Rosales" w:date="2025-08-13T07:21:00Z">
              <w:rPr>
                <w:lang w:val="es-ES" w:eastAsia="es-ES"/>
              </w:rPr>
            </w:rPrChange>
          </w:rPr>
          <w:t>DateTimeFormatter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86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687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ofPattern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88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689" w:author="Carlos Rosales" w:date="2025-08-13T07:21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4121BF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690" w:author="Carlos Rosales" w:date="2025-08-13T07:21:00Z">
              <w:rPr>
                <w:color w:val="067D17"/>
                <w:lang w:val="es-ES" w:eastAsia="es-ES"/>
              </w:rPr>
            </w:rPrChange>
          </w:rPr>
          <w:t>yyyyMM</w:t>
        </w:r>
        <w:proofErr w:type="spellEnd"/>
        <w:r w:rsidRPr="004121BF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691" w:author="Carlos Rosales" w:date="2025-08-13T07:21:00Z">
              <w:rPr>
                <w:color w:val="067D17"/>
                <w:lang w:val="es-ES" w:eastAsia="es-ES"/>
              </w:rPr>
            </w:rPrChange>
          </w:rPr>
          <w:t>"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92" w:author="Carlos Rosales" w:date="2025-08-13T07:21:00Z">
              <w:rPr>
                <w:color w:val="080808"/>
                <w:lang w:val="es-ES" w:eastAsia="es-ES"/>
              </w:rPr>
            </w:rPrChange>
          </w:rPr>
          <w:t>));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9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94" w:author="Carlos Rosales" w:date="2025-08-13T07:21:00Z">
              <w:rPr>
                <w:lang w:val="es-ES" w:eastAsia="es-ES"/>
              </w:rPr>
            </w:rPrChange>
          </w:rPr>
          <w:t xml:space="preserve">Long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95" w:author="Carlos Rosales" w:date="2025-08-13T07:21:00Z">
              <w:rPr>
                <w:lang w:val="es-ES" w:eastAsia="es-ES"/>
              </w:rPr>
            </w:rPrChange>
          </w:rPr>
          <w:t>maxCorrelativo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69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97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4121BF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698" w:author="Carlos Rosales" w:date="2025-08-13T07:21:00Z">
              <w:rPr>
                <w:color w:val="871094"/>
                <w:lang w:val="es-ES" w:eastAsia="es-ES"/>
              </w:rPr>
            </w:rPrChange>
          </w:rPr>
          <w:t>ordenRepository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699" w:author="Carlos Rosales" w:date="2025-08-13T07:21:00Z">
              <w:rPr>
                <w:color w:val="080808"/>
                <w:lang w:val="es-ES" w:eastAsia="es-ES"/>
              </w:rPr>
            </w:rPrChange>
          </w:rPr>
          <w:t>.findMaxCorrelativoByYearAndMonth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00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1" w:author="Carlos Rosales" w:date="2025-08-13T07:21:00Z">
              <w:rPr>
                <w:lang w:val="es-ES" w:eastAsia="es-ES"/>
              </w:rPr>
            </w:rPrChange>
          </w:rPr>
          <w:t>yearMonth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02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03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4" w:author="Carlos Rosales" w:date="2025-08-13T07:21:00Z">
              <w:rPr>
                <w:lang w:val="es-ES" w:eastAsia="es-ES"/>
              </w:rPr>
            </w:rPrChange>
          </w:rPr>
          <w:t xml:space="preserve">Long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5" w:author="Carlos Rosales" w:date="2025-08-13T07:21:00Z">
              <w:rPr>
                <w:lang w:val="es-ES" w:eastAsia="es-ES"/>
              </w:rPr>
            </w:rPrChange>
          </w:rPr>
          <w:t>nextCorrelativo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6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07" w:author="Carlos Rosales" w:date="2025-08-13T07:21:00Z">
              <w:rPr>
                <w:color w:val="080808"/>
                <w:lang w:val="es-ES" w:eastAsia="es-ES"/>
              </w:rPr>
            </w:rPrChange>
          </w:rPr>
          <w:t>= (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8" w:author="Carlos Rosales" w:date="2025-08-13T07:21:00Z">
              <w:rPr>
                <w:lang w:val="es-ES" w:eastAsia="es-ES"/>
              </w:rPr>
            </w:rPrChange>
          </w:rPr>
          <w:t>maxCorrelativo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09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10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!=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11" w:author="Carlos Rosales" w:date="2025-08-13T07:21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12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) ?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13" w:author="Carlos Rosales" w:date="2025-08-13T07:21:00Z">
              <w:rPr>
                <w:lang w:val="es-ES" w:eastAsia="es-ES"/>
              </w:rPr>
            </w:rPrChange>
          </w:rPr>
          <w:t>maxCorrelativo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14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15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+ </w:t>
        </w:r>
        <w:r w:rsidRPr="004121BF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s-ES" w:eastAsia="es-ES"/>
            <w14:ligatures w14:val="none"/>
            <w:rPrChange w:id="8716" w:author="Carlos Rosales" w:date="2025-08-13T07:21:00Z">
              <w:rPr>
                <w:color w:val="1750EB"/>
                <w:lang w:val="es-ES" w:eastAsia="es-ES"/>
              </w:rPr>
            </w:rPrChange>
          </w:rPr>
          <w:t xml:space="preserve">1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17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: </w:t>
        </w:r>
        <w:r w:rsidRPr="004121BF">
          <w:rPr>
            <w:rFonts w:ascii="Courier New" w:eastAsia="Times New Roman" w:hAnsi="Courier New" w:cs="Courier New"/>
            <w:color w:val="1750EB"/>
            <w:kern w:val="0"/>
            <w:sz w:val="20"/>
            <w:szCs w:val="20"/>
            <w:lang w:val="es-ES" w:eastAsia="es-ES"/>
            <w14:ligatures w14:val="none"/>
            <w:rPrChange w:id="8718" w:author="Carlos Rosales" w:date="2025-08-13T07:21:00Z">
              <w:rPr>
                <w:color w:val="1750EB"/>
                <w:lang w:val="es-ES" w:eastAsia="es-ES"/>
              </w:rPr>
            </w:rPrChange>
          </w:rPr>
          <w:t>1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19" w:author="Carlos Rosales" w:date="2025-08-13T07:21:00Z">
              <w:rPr>
                <w:color w:val="080808"/>
                <w:lang w:val="es-ES" w:eastAsia="es-ES"/>
              </w:rPr>
            </w:rPrChange>
          </w:rPr>
          <w:t>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20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21" w:author="Carlos Rosales" w:date="2025-08-13T07:21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4121BF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22" w:author="Carlos Rosales" w:date="2025-08-13T07:21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23" w:author="Carlos Rosales" w:date="2025-08-13T07:21:00Z">
              <w:rPr>
                <w:lang w:val="es-ES" w:eastAsia="es-ES"/>
              </w:rPr>
            </w:rPrChange>
          </w:rPr>
          <w:t>yearMonth</w:t>
        </w:r>
        <w:proofErr w:type="spellEnd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24" w:author="Carlos Rosales" w:date="2025-08-13T07:21:00Z">
              <w:rPr>
                <w:lang w:val="es-ES" w:eastAsia="es-ES"/>
              </w:rPr>
            </w:rPrChange>
          </w:rPr>
          <w:t xml:space="preserve"> 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25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+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26" w:author="Carlos Rosales" w:date="2025-08-13T07:21:00Z">
              <w:rPr>
                <w:lang w:val="es-ES" w:eastAsia="es-ES"/>
              </w:rPr>
            </w:rPrChange>
          </w:rPr>
          <w:t>String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27" w:author="Carlos Rosales" w:date="2025-08-13T07:21:00Z">
              <w:rPr>
                <w:color w:val="080808"/>
                <w:lang w:val="es-ES" w:eastAsia="es-ES"/>
              </w:rPr>
            </w:rPrChange>
          </w:rPr>
          <w:t>.</w:t>
        </w:r>
        <w:r w:rsidRPr="004121BF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728" w:author="Carlos Rosales" w:date="2025-08-13T07:21:00Z">
              <w:rPr>
                <w:i/>
                <w:iCs/>
                <w:color w:val="080808"/>
                <w:lang w:val="es-ES" w:eastAsia="es-ES"/>
              </w:rPr>
            </w:rPrChange>
          </w:rPr>
          <w:t>format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29" w:author="Carlos Rosales" w:date="2025-08-13T07:21:00Z">
              <w:rPr>
                <w:color w:val="080808"/>
                <w:lang w:val="es-ES" w:eastAsia="es-ES"/>
              </w:rPr>
            </w:rPrChange>
          </w:rPr>
          <w:t>(</w:t>
        </w:r>
        <w:r w:rsidRPr="004121BF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730" w:author="Carlos Rosales" w:date="2025-08-13T07:21:00Z">
              <w:rPr>
                <w:color w:val="067D17"/>
                <w:lang w:val="es-ES" w:eastAsia="es-ES"/>
              </w:rPr>
            </w:rPrChange>
          </w:rPr>
          <w:t>"%04d"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31" w:author="Carlos Rosales" w:date="2025-08-13T07:21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4121BF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32" w:author="Carlos Rosales" w:date="2025-08-13T07:21:00Z">
              <w:rPr>
                <w:lang w:val="es-ES" w:eastAsia="es-ES"/>
              </w:rPr>
            </w:rPrChange>
          </w:rPr>
          <w:t>nextCorrelativo</w:t>
        </w:r>
        <w:proofErr w:type="spellEnd"/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33" w:author="Carlos Rosales" w:date="2025-08-13T07:21:00Z">
              <w:rPr>
                <w:color w:val="080808"/>
                <w:lang w:val="es-ES" w:eastAsia="es-ES"/>
              </w:rPr>
            </w:rPrChange>
          </w:rPr>
          <w:t>);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34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4121BF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35" w:author="Carlos Rosales" w:date="2025-08-13T07:21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516E2256" w14:textId="77777777" w:rsidR="00DB6566" w:rsidRPr="00DF1F59" w:rsidRDefault="00DB6566">
      <w:pPr>
        <w:pStyle w:val="Prrafodelista"/>
        <w:ind w:firstLine="0"/>
        <w:rPr>
          <w:ins w:id="8736" w:author="Carlos Rosales" w:date="2025-08-12T07:48:00Z"/>
          <w:b/>
          <w:bCs/>
          <w:lang w:eastAsia="es-ES"/>
          <w:rPrChange w:id="8737" w:author="Carlos Rosales" w:date="2025-08-12T09:10:00Z">
            <w:rPr>
              <w:ins w:id="8738" w:author="Carlos Rosales" w:date="2025-08-12T07:48:00Z"/>
              <w:lang w:val="en-US" w:eastAsia="es-ES"/>
            </w:rPr>
          </w:rPrChange>
        </w:rPr>
        <w:pPrChange w:id="8739" w:author="Carlos Rosales" w:date="2025-08-12T08:23:00Z">
          <w:pPr>
            <w:pStyle w:val="Prrafodelista"/>
            <w:numPr>
              <w:numId w:val="21"/>
            </w:numPr>
            <w:ind w:hanging="360"/>
          </w:pPr>
        </w:pPrChange>
      </w:pPr>
    </w:p>
    <w:p w14:paraId="3F46CB7A" w14:textId="1B9CA267" w:rsidR="008B3CD8" w:rsidRDefault="00D41CB9" w:rsidP="00DB6566">
      <w:pPr>
        <w:pStyle w:val="Prrafodelista"/>
        <w:numPr>
          <w:ilvl w:val="0"/>
          <w:numId w:val="20"/>
        </w:numPr>
        <w:rPr>
          <w:ins w:id="8740" w:author="Carlos Rosales" w:date="2025-08-12T09:51:00Z"/>
          <w:b/>
          <w:bCs/>
          <w:lang w:val="en-US" w:eastAsia="es-ES"/>
        </w:rPr>
      </w:pPr>
      <w:ins w:id="8741" w:author="Carlos Rosales" w:date="2025-08-12T09:51:00Z">
        <w:r>
          <w:rPr>
            <w:b/>
            <w:bCs/>
            <w:lang w:val="en-US" w:eastAsia="es-ES"/>
          </w:rPr>
          <w:t xml:space="preserve">Se </w:t>
        </w:r>
        <w:proofErr w:type="spellStart"/>
        <w:r>
          <w:rPr>
            <w:b/>
            <w:bCs/>
            <w:lang w:val="en-US" w:eastAsia="es-ES"/>
          </w:rPr>
          <w:t>agregó</w:t>
        </w:r>
        <w:proofErr w:type="spellEnd"/>
        <w:r>
          <w:rPr>
            <w:b/>
            <w:bCs/>
            <w:lang w:val="en-US" w:eastAsia="es-ES"/>
          </w:rPr>
          <w:t xml:space="preserve"> un </w:t>
        </w:r>
        <w:proofErr w:type="spellStart"/>
        <w:r>
          <w:rPr>
            <w:b/>
            <w:bCs/>
            <w:lang w:val="en-US" w:eastAsia="es-ES"/>
          </w:rPr>
          <w:t>método</w:t>
        </w:r>
        <w:proofErr w:type="spellEnd"/>
        <w:r>
          <w:rPr>
            <w:b/>
            <w:bCs/>
            <w:lang w:val="en-US" w:eastAsia="es-ES"/>
          </w:rPr>
          <w:t xml:space="preserve"> nuevo a la interface </w:t>
        </w:r>
        <w:proofErr w:type="spellStart"/>
        <w:r>
          <w:rPr>
            <w:b/>
            <w:bCs/>
            <w:lang w:val="en-US" w:eastAsia="es-ES"/>
          </w:rPr>
          <w:t>OrdenRepository</w:t>
        </w:r>
        <w:proofErr w:type="spellEnd"/>
        <w:r>
          <w:rPr>
            <w:b/>
            <w:bCs/>
            <w:lang w:val="en-US" w:eastAsia="es-ES"/>
          </w:rPr>
          <w:t>:</w:t>
        </w:r>
      </w:ins>
    </w:p>
    <w:p w14:paraId="308E1EFC" w14:textId="77777777" w:rsidR="002608BA" w:rsidRPr="002608BA" w:rsidRDefault="00260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8742" w:author="Carlos Rosales" w:date="2025-08-13T07:04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8743" w:author="Carlos Rosales" w:date="2025-08-13T07:05:00Z">
            <w:rPr>
              <w:ins w:id="8744" w:author="Carlos Rosales" w:date="2025-08-13T07:04:00Z"/>
              <w:color w:val="080808"/>
              <w:lang w:val="es-ES" w:eastAsia="es-ES"/>
            </w:rPr>
          </w:rPrChange>
        </w:rPr>
        <w:pPrChange w:id="8745" w:author="Carlos Rosales" w:date="2025-08-13T07:05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8746" w:author="Carlos Rosales" w:date="2025-08-13T07:04:00Z"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47" w:author="Carlos Rosales" w:date="2025-08-13T07:05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48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49" w:author="Carlos Rosales" w:date="2025-08-13T07:05:00Z">
              <w:rPr>
                <w:lang w:val="es-ES" w:eastAsia="es-ES"/>
              </w:rPr>
            </w:rPrChange>
          </w:rPr>
          <w:t>com.devsoft.orders_api.repository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50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51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52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53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54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55" w:author="Carlos Rosales" w:date="2025-08-13T07:05:00Z">
              <w:rPr>
                <w:lang w:val="es-ES" w:eastAsia="es-ES"/>
              </w:rPr>
            </w:rPrChange>
          </w:rPr>
          <w:t>com.devsoft.orders_api.entities.Orden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56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57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58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59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60" w:author="Carlos Rosales" w:date="2025-08-13T07:05:00Z">
              <w:rPr>
                <w:lang w:val="es-ES" w:eastAsia="es-ES"/>
              </w:rPr>
            </w:rPrChange>
          </w:rPr>
          <w:t>com.devsoft.orders_api.utils.EstadoOrden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61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62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63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64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65" w:author="Carlos Rosales" w:date="2025-08-13T07:05:00Z">
              <w:rPr>
                <w:lang w:val="es-ES" w:eastAsia="es-ES"/>
              </w:rPr>
            </w:rPrChange>
          </w:rPr>
          <w:t>org.springframework.data.jpa.repository.JpaRepository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66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67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68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69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70" w:author="Carlos Rosales" w:date="2025-08-13T07:05:00Z">
              <w:rPr>
                <w:lang w:val="es-ES" w:eastAsia="es-ES"/>
              </w:rPr>
            </w:rPrChange>
          </w:rPr>
          <w:t>org.springframework.data.jpa.repository.</w:t>
        </w:r>
        <w:r w:rsidRPr="002608B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771" w:author="Carlos Rosales" w:date="2025-08-13T07:05:00Z">
              <w:rPr>
                <w:color w:val="9E880D"/>
                <w:lang w:val="es-ES" w:eastAsia="es-ES"/>
              </w:rPr>
            </w:rPrChange>
          </w:rPr>
          <w:t>Query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72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73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74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75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76" w:author="Carlos Rosales" w:date="2025-08-13T07:05:00Z">
              <w:rPr>
                <w:lang w:val="es-ES" w:eastAsia="es-ES"/>
              </w:rPr>
            </w:rPrChange>
          </w:rPr>
          <w:t>org.springframework.data.repository.query.</w:t>
        </w:r>
        <w:r w:rsidRPr="002608B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777" w:author="Carlos Rosales" w:date="2025-08-13T07:05:00Z">
              <w:rPr>
                <w:color w:val="9E880D"/>
                <w:lang w:val="es-ES" w:eastAsia="es-ES"/>
              </w:rPr>
            </w:rPrChange>
          </w:rPr>
          <w:t>Param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78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79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80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81" w:author="Carlos Rosales" w:date="2025-08-13T07:05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82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83" w:author="Carlos Rosales" w:date="2025-08-13T07:05:00Z">
              <w:rPr>
                <w:lang w:val="es-ES" w:eastAsia="es-ES"/>
              </w:rPr>
            </w:rPrChange>
          </w:rPr>
          <w:t>java.util.List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84" w:author="Carlos Rosales" w:date="2025-08-13T07:05:00Z">
              <w:rPr>
                <w:color w:val="080808"/>
                <w:lang w:val="es-ES" w:eastAsia="es-ES"/>
              </w:rPr>
            </w:rPrChange>
          </w:rPr>
          <w:t>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85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86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87" w:author="Carlos Rosales" w:date="2025-08-13T07:05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88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interface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89" w:author="Carlos Rosales" w:date="2025-08-13T07:05:00Z">
              <w:rPr>
                <w:lang w:val="es-ES" w:eastAsia="es-ES"/>
              </w:rPr>
            </w:rPrChange>
          </w:rPr>
          <w:t>OrdenRepository</w:t>
        </w:r>
        <w:proofErr w:type="spellEnd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90" w:author="Carlos Rosales" w:date="2025-08-13T07:05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91" w:author="Carlos Rosales" w:date="2025-08-13T07:05:00Z">
              <w:rPr>
                <w:color w:val="0033B3"/>
                <w:lang w:val="es-ES" w:eastAsia="es-ES"/>
              </w:rPr>
            </w:rPrChange>
          </w:rPr>
          <w:t>extends</w:t>
        </w:r>
        <w:proofErr w:type="spellEnd"/>
        <w:r w:rsidRPr="002608B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792" w:author="Carlos Rosales" w:date="2025-08-13T07:05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93" w:author="Carlos Rosales" w:date="2025-08-13T07:05:00Z">
              <w:rPr>
                <w:lang w:val="es-ES" w:eastAsia="es-ES"/>
              </w:rPr>
            </w:rPrChange>
          </w:rPr>
          <w:t>JpaRepository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94" w:author="Carlos Rosales" w:date="2025-08-13T07:05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95" w:author="Carlos Rosales" w:date="2025-08-13T07:05:00Z">
              <w:rPr>
                <w:lang w:val="es-ES" w:eastAsia="es-ES"/>
              </w:rPr>
            </w:rPrChange>
          </w:rPr>
          <w:t>Orden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96" w:author="Carlos Rosales" w:date="2025-08-13T07:05:00Z">
              <w:rPr>
                <w:color w:val="080808"/>
                <w:lang w:val="es-ES" w:eastAsia="es-ES"/>
              </w:rPr>
            </w:rPrChange>
          </w:rPr>
          <w:t>,</w:t>
        </w:r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797" w:author="Carlos Rosales" w:date="2025-08-13T07:05:00Z">
              <w:rPr>
                <w:lang w:val="es-ES" w:eastAsia="es-ES"/>
              </w:rPr>
            </w:rPrChange>
          </w:rPr>
          <w:t>Long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98" w:author="Carlos Rosales" w:date="2025-08-13T07:05:00Z">
              <w:rPr>
                <w:color w:val="080808"/>
                <w:lang w:val="es-ES" w:eastAsia="es-ES"/>
              </w:rPr>
            </w:rPrChange>
          </w:rPr>
          <w:t>&gt; {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799" w:author="Carlos Rosales" w:date="2025-08-13T07:0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00" w:author="Carlos Rosales" w:date="2025-08-13T07:05:00Z">
              <w:rPr>
                <w:lang w:val="es-ES" w:eastAsia="es-ES"/>
              </w:rPr>
            </w:rPrChange>
          </w:rPr>
          <w:t>List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01" w:author="Carlos Rosales" w:date="2025-08-13T07:05:00Z">
              <w:rPr>
                <w:color w:val="080808"/>
                <w:lang w:val="es-ES" w:eastAsia="es-ES"/>
              </w:rPr>
            </w:rPrChange>
          </w:rPr>
          <w:t>&lt;</w:t>
        </w:r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02" w:author="Carlos Rosales" w:date="2025-08-13T07:05:00Z">
              <w:rPr>
                <w:lang w:val="es-ES" w:eastAsia="es-ES"/>
              </w:rPr>
            </w:rPrChange>
          </w:rPr>
          <w:t>Orden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03" w:author="Carlos Rosales" w:date="2025-08-13T07:05:00Z">
              <w:rPr>
                <w:color w:val="080808"/>
                <w:lang w:val="es-ES" w:eastAsia="es-ES"/>
              </w:rPr>
            </w:rPrChange>
          </w:rPr>
          <w:t xml:space="preserve">&gt; </w:t>
        </w:r>
        <w:proofErr w:type="spellStart"/>
        <w:r w:rsidRPr="002608B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804" w:author="Carlos Rosales" w:date="2025-08-13T07:05:00Z">
              <w:rPr>
                <w:color w:val="00627A"/>
                <w:lang w:val="es-ES" w:eastAsia="es-ES"/>
              </w:rPr>
            </w:rPrChange>
          </w:rPr>
          <w:t>findByEstado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05" w:author="Carlos Rosales" w:date="2025-08-13T07:05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06" w:author="Carlos Rosales" w:date="2025-08-13T07:05:00Z">
              <w:rPr>
                <w:lang w:val="es-ES" w:eastAsia="es-ES"/>
              </w:rPr>
            </w:rPrChange>
          </w:rPr>
          <w:t>EstadoOrden</w:t>
        </w:r>
        <w:proofErr w:type="spellEnd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07" w:author="Carlos Rosales" w:date="2025-08-13T07:05:00Z">
              <w:rPr>
                <w:lang w:val="es-ES" w:eastAsia="es-ES"/>
              </w:rPr>
            </w:rPrChange>
          </w:rPr>
          <w:t xml:space="preserve"> estado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08" w:author="Carlos Rosales" w:date="2025-08-13T07:05:00Z">
              <w:rPr>
                <w:color w:val="080808"/>
                <w:lang w:val="es-ES" w:eastAsia="es-ES"/>
              </w:rPr>
            </w:rPrChange>
          </w:rPr>
          <w:t>);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09" w:author="Carlos Rosales" w:date="2025-08-13T07:05:00Z">
              <w:rPr>
                <w:color w:val="080808"/>
                <w:lang w:val="es-ES" w:eastAsia="es-ES"/>
              </w:rPr>
            </w:rPrChange>
          </w:rPr>
          <w:br/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10" w:author="Carlos Rosales" w:date="2025-08-13T07:0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2608B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811" w:author="Carlos Rosales" w:date="2025-08-13T07:05:00Z">
              <w:rPr>
                <w:i/>
                <w:iCs/>
                <w:color w:val="8C8C8C"/>
                <w:lang w:val="es-ES" w:eastAsia="es-ES"/>
              </w:rPr>
            </w:rPrChange>
          </w:rPr>
          <w:t>//Mé</w:t>
        </w:r>
        <w:r w:rsidRPr="002608BA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8812" w:author="Carlos Rosales" w:date="2025-08-13T07:05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todo para obtener el correlativo </w:t>
        </w:r>
        <w:proofErr w:type="spellStart"/>
        <w:r w:rsidRPr="002608BA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8813" w:author="Carlos Rosales" w:date="2025-08-13T07:05:00Z">
              <w:rPr>
                <w:i/>
                <w:iCs/>
                <w:color w:val="008DDE"/>
                <w:lang w:val="es-ES" w:eastAsia="es-ES"/>
              </w:rPr>
            </w:rPrChange>
          </w:rPr>
          <w:t>maximo</w:t>
        </w:r>
        <w:proofErr w:type="spellEnd"/>
        <w:r w:rsidRPr="002608BA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8814" w:author="Carlos Rosales" w:date="2025-08-13T07:05:00Z">
              <w:rPr>
                <w:i/>
                <w:iCs/>
                <w:color w:val="008DDE"/>
                <w:lang w:val="es-ES" w:eastAsia="es-ES"/>
              </w:rPr>
            </w:rPrChange>
          </w:rPr>
          <w:t xml:space="preserve"> por mes y año</w:t>
        </w:r>
        <w:r w:rsidRPr="002608BA">
          <w:rPr>
            <w:rFonts w:ascii="Courier New" w:eastAsia="Times New Roman" w:hAnsi="Courier New" w:cs="Courier New"/>
            <w:i/>
            <w:iCs/>
            <w:color w:val="008DDE"/>
            <w:kern w:val="0"/>
            <w:sz w:val="20"/>
            <w:szCs w:val="20"/>
            <w:lang w:val="es-ES" w:eastAsia="es-ES"/>
            <w14:ligatures w14:val="none"/>
            <w:rPrChange w:id="8815" w:author="Carlos Rosales" w:date="2025-08-13T07:05:00Z">
              <w:rPr>
                <w:i/>
                <w:iCs/>
                <w:color w:val="008DDE"/>
                <w:lang w:val="es-ES" w:eastAsia="es-ES"/>
              </w:rPr>
            </w:rPrChange>
          </w:rPr>
          <w:br/>
          <w:t xml:space="preserve">    </w:t>
        </w:r>
        <w:r w:rsidRPr="002608B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816" w:author="Carlos Rosales" w:date="2025-08-13T07:05:00Z">
              <w:rPr>
                <w:color w:val="9E880D"/>
                <w:lang w:val="es-ES" w:eastAsia="es-ES"/>
              </w:rPr>
            </w:rPrChange>
          </w:rPr>
          <w:t>@Query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17" w:author="Carlos Rosales" w:date="2025-08-13T07:05:00Z">
              <w:rPr>
                <w:color w:val="080808"/>
                <w:lang w:val="es-ES" w:eastAsia="es-ES"/>
              </w:rPr>
            </w:rPrChange>
          </w:rPr>
          <w:t>(</w:t>
        </w:r>
        <w:r w:rsidRPr="002608B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818" w:author="Carlos Rosales" w:date="2025-08-13T07:05:00Z">
              <w:rPr>
                <w:color w:val="067D17"/>
                <w:lang w:val="es-ES" w:eastAsia="es-ES"/>
              </w:rPr>
            </w:rPrChange>
          </w:rPr>
          <w:t>"SELECT MAX(CAST(SUBSTRING(o.correlativo,7) AS Long)) FROM Orden o WHERE SUBSTRING(o.correlativo,1,6) = :</w:t>
        </w:r>
        <w:proofErr w:type="spellStart"/>
        <w:r w:rsidRPr="002608B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819" w:author="Carlos Rosales" w:date="2025-08-13T07:05:00Z">
              <w:rPr>
                <w:color w:val="067D17"/>
                <w:lang w:val="es-ES" w:eastAsia="es-ES"/>
              </w:rPr>
            </w:rPrChange>
          </w:rPr>
          <w:t>yearMonth</w:t>
        </w:r>
        <w:proofErr w:type="spellEnd"/>
        <w:r w:rsidRPr="002608B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820" w:author="Carlos Rosales" w:date="2025-08-13T07:05:00Z">
              <w:rPr>
                <w:color w:val="067D17"/>
                <w:lang w:val="es-ES" w:eastAsia="es-ES"/>
              </w:rPr>
            </w:rPrChange>
          </w:rPr>
          <w:t>"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21" w:author="Carlos Rosales" w:date="2025-08-13T07:05:00Z">
              <w:rPr>
                <w:color w:val="080808"/>
                <w:lang w:val="es-ES" w:eastAsia="es-ES"/>
              </w:rPr>
            </w:rPrChange>
          </w:rPr>
          <w:t>)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22" w:author="Carlos Rosales" w:date="2025-08-13T07:05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23" w:author="Carlos Rosales" w:date="2025-08-13T07:05:00Z">
              <w:rPr>
                <w:lang w:val="es-ES" w:eastAsia="es-ES"/>
              </w:rPr>
            </w:rPrChange>
          </w:rPr>
          <w:t xml:space="preserve">Long </w:t>
        </w:r>
        <w:proofErr w:type="spellStart"/>
        <w:r w:rsidRPr="002608B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824" w:author="Carlos Rosales" w:date="2025-08-13T07:05:00Z">
              <w:rPr>
                <w:color w:val="00627A"/>
                <w:lang w:val="es-ES" w:eastAsia="es-ES"/>
              </w:rPr>
            </w:rPrChange>
          </w:rPr>
          <w:t>findMaxCorrelativoByYearAndMonth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25" w:author="Carlos Rosales" w:date="2025-08-13T07:05:00Z">
              <w:rPr>
                <w:color w:val="080808"/>
                <w:lang w:val="es-ES" w:eastAsia="es-ES"/>
              </w:rPr>
            </w:rPrChange>
          </w:rPr>
          <w:t>(</w:t>
        </w:r>
        <w:r w:rsidRPr="002608B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826" w:author="Carlos Rosales" w:date="2025-08-13T07:05:00Z">
              <w:rPr>
                <w:color w:val="9E880D"/>
                <w:lang w:val="es-ES" w:eastAsia="es-ES"/>
              </w:rPr>
            </w:rPrChange>
          </w:rPr>
          <w:t>@Param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27" w:author="Carlos Rosales" w:date="2025-08-13T07:05:00Z">
              <w:rPr>
                <w:color w:val="080808"/>
                <w:lang w:val="es-ES" w:eastAsia="es-ES"/>
              </w:rPr>
            </w:rPrChange>
          </w:rPr>
          <w:t>(</w:t>
        </w:r>
        <w:r w:rsidRPr="002608B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828" w:author="Carlos Rosales" w:date="2025-08-13T07:05:00Z">
              <w:rPr>
                <w:color w:val="067D17"/>
                <w:lang w:val="es-ES" w:eastAsia="es-ES"/>
              </w:rPr>
            </w:rPrChange>
          </w:rPr>
          <w:t>"yearMonth"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29" w:author="Carlos Rosales" w:date="2025-08-13T07:05:00Z">
              <w:rPr>
                <w:color w:val="080808"/>
                <w:lang w:val="es-ES" w:eastAsia="es-ES"/>
              </w:rPr>
            </w:rPrChange>
          </w:rPr>
          <w:t xml:space="preserve">)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30" w:author="Carlos Rosales" w:date="2025-08-13T07:05:00Z">
              <w:rPr>
                <w:lang w:val="es-ES" w:eastAsia="es-ES"/>
              </w:rPr>
            </w:rPrChange>
          </w:rPr>
          <w:t>String</w:t>
        </w:r>
        <w:proofErr w:type="spellEnd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31" w:author="Carlos Rosales" w:date="2025-08-13T07:05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2608B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32" w:author="Carlos Rosales" w:date="2025-08-13T07:05:00Z">
              <w:rPr>
                <w:lang w:val="es-ES" w:eastAsia="es-ES"/>
              </w:rPr>
            </w:rPrChange>
          </w:rPr>
          <w:t>yearMonth</w:t>
        </w:r>
        <w:proofErr w:type="spellEnd"/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33" w:author="Carlos Rosales" w:date="2025-08-13T07:05:00Z">
              <w:rPr>
                <w:color w:val="080808"/>
                <w:lang w:val="es-ES" w:eastAsia="es-ES"/>
              </w:rPr>
            </w:rPrChange>
          </w:rPr>
          <w:t>);</w:t>
        </w:r>
        <w:r w:rsidRPr="002608B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34" w:author="Carlos Rosales" w:date="2025-08-13T07:05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03974127" w14:textId="77777777" w:rsidR="00D41CB9" w:rsidRPr="00D41CB9" w:rsidRDefault="00D41CB9">
      <w:pPr>
        <w:ind w:firstLine="0"/>
        <w:rPr>
          <w:ins w:id="8835" w:author="Carlos Rosales" w:date="2025-08-12T07:48:00Z"/>
          <w:b/>
          <w:bCs/>
          <w:lang w:val="en-US" w:eastAsia="es-ES"/>
          <w:rPrChange w:id="8836" w:author="Carlos Rosales" w:date="2025-08-12T09:51:00Z">
            <w:rPr>
              <w:ins w:id="8837" w:author="Carlos Rosales" w:date="2025-08-12T07:48:00Z"/>
              <w:lang w:val="en-US" w:eastAsia="es-ES"/>
            </w:rPr>
          </w:rPrChange>
        </w:rPr>
        <w:pPrChange w:id="8838" w:author="Carlos Rosales" w:date="2025-08-12T09:51:00Z">
          <w:pPr>
            <w:pStyle w:val="Prrafodelista"/>
            <w:numPr>
              <w:numId w:val="21"/>
            </w:numPr>
            <w:ind w:hanging="360"/>
          </w:pPr>
        </w:pPrChange>
      </w:pPr>
    </w:p>
    <w:p w14:paraId="32885BE6" w14:textId="5B5E155A" w:rsidR="008B3CD8" w:rsidRDefault="004121BF">
      <w:pPr>
        <w:pStyle w:val="Prrafodelista"/>
        <w:numPr>
          <w:ilvl w:val="0"/>
          <w:numId w:val="20"/>
        </w:numPr>
        <w:rPr>
          <w:ins w:id="8839" w:author="Carlos Rosales" w:date="2025-08-13T07:21:00Z"/>
          <w:b/>
          <w:bCs/>
          <w:lang w:val="en-US" w:eastAsia="es-ES"/>
        </w:rPr>
      </w:pPr>
      <w:proofErr w:type="spellStart"/>
      <w:ins w:id="8840" w:author="Carlos Rosales" w:date="2025-08-13T07:21:00Z">
        <w:r>
          <w:rPr>
            <w:b/>
            <w:bCs/>
            <w:lang w:val="en-US" w:eastAsia="es-ES"/>
          </w:rPr>
          <w:t>Creando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controlador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en</w:t>
        </w:r>
      </w:ins>
      <w:proofErr w:type="spellEnd"/>
      <w:ins w:id="8841" w:author="Carlos Rosales" w:date="2025-08-13T07:25:00Z">
        <w:r>
          <w:rPr>
            <w:b/>
            <w:bCs/>
            <w:lang w:val="en-US" w:eastAsia="es-ES"/>
          </w:rPr>
          <w:t xml:space="preserve"> package</w:t>
        </w:r>
      </w:ins>
      <w:ins w:id="8842" w:author="Carlos Rosales" w:date="2025-08-13T07:21:00Z">
        <w:r>
          <w:rPr>
            <w:b/>
            <w:bCs/>
            <w:lang w:val="en-US" w:eastAsia="es-ES"/>
          </w:rPr>
          <w:t xml:space="preserve"> Controller “</w:t>
        </w:r>
        <w:proofErr w:type="spellStart"/>
        <w:r>
          <w:rPr>
            <w:b/>
            <w:bCs/>
            <w:lang w:val="en-US" w:eastAsia="es-ES"/>
          </w:rPr>
          <w:t>OrdenController</w:t>
        </w:r>
        <w:proofErr w:type="spellEnd"/>
        <w:r>
          <w:rPr>
            <w:b/>
            <w:bCs/>
            <w:lang w:val="en-US" w:eastAsia="es-ES"/>
          </w:rPr>
          <w:t>”</w:t>
        </w:r>
      </w:ins>
    </w:p>
    <w:p w14:paraId="33B3D445" w14:textId="77777777" w:rsidR="003969AA" w:rsidRPr="003969AA" w:rsidRDefault="003969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ins w:id="8843" w:author="Carlos Rosales" w:date="2025-08-13T09:16:00Z"/>
          <w:rFonts w:ascii="Courier New" w:eastAsia="Times New Roman" w:hAnsi="Courier New" w:cs="Courier New"/>
          <w:color w:val="080808"/>
          <w:kern w:val="0"/>
          <w:sz w:val="20"/>
          <w:szCs w:val="20"/>
          <w:lang w:val="es-ES" w:eastAsia="es-ES"/>
          <w14:ligatures w14:val="none"/>
          <w:rPrChange w:id="8844" w:author="Carlos Rosales" w:date="2025-08-13T09:16:00Z">
            <w:rPr>
              <w:ins w:id="8845" w:author="Carlos Rosales" w:date="2025-08-13T09:16:00Z"/>
              <w:color w:val="080808"/>
              <w:lang w:val="es-ES" w:eastAsia="es-ES"/>
            </w:rPr>
          </w:rPrChange>
        </w:rPr>
        <w:pPrChange w:id="8846" w:author="Carlos Rosales" w:date="2025-08-13T09:16:00Z">
          <w:pPr>
            <w:pStyle w:val="Prrafodelista"/>
            <w:numPr>
              <w:numId w:val="20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hanging="360"/>
            <w:jc w:val="left"/>
          </w:pPr>
        </w:pPrChange>
      </w:pPr>
      <w:proofErr w:type="spellStart"/>
      <w:ins w:id="8847" w:author="Carlos Rosales" w:date="2025-08-13T09:16:00Z"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48" w:author="Carlos Rosales" w:date="2025-08-13T09:16:00Z">
              <w:rPr>
                <w:color w:val="0033B3"/>
                <w:lang w:val="es-ES" w:eastAsia="es-ES"/>
              </w:rPr>
            </w:rPrChange>
          </w:rPr>
          <w:t>package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49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50" w:author="Carlos Rosales" w:date="2025-08-13T09:16:00Z">
              <w:rPr>
                <w:lang w:val="es-ES" w:eastAsia="es-ES"/>
              </w:rPr>
            </w:rPrChange>
          </w:rPr>
          <w:t>com.devsoft.orders_api.controllers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51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52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53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54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5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56" w:author="Carlos Rosales" w:date="2025-08-13T09:16:00Z">
              <w:rPr>
                <w:lang w:val="es-ES" w:eastAsia="es-ES"/>
              </w:rPr>
            </w:rPrChange>
          </w:rPr>
          <w:t>com.devsoft.orders_api.dto.CategoriaDTO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57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58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59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6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61" w:author="Carlos Rosales" w:date="2025-08-13T09:16:00Z">
              <w:rPr>
                <w:lang w:val="es-ES" w:eastAsia="es-ES"/>
              </w:rPr>
            </w:rPrChange>
          </w:rPr>
          <w:t>com.devsoft.orders_api.dto.OrdenDTO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62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63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64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6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66" w:author="Carlos Rosales" w:date="2025-08-13T09:16:00Z">
              <w:rPr>
                <w:lang w:val="es-ES" w:eastAsia="es-ES"/>
              </w:rPr>
            </w:rPrChange>
          </w:rPr>
          <w:t>com.devsoft.orders_api.entities.Orden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67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68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69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7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71" w:author="Carlos Rosales" w:date="2025-08-13T09:16:00Z">
              <w:rPr>
                <w:lang w:val="es-ES" w:eastAsia="es-ES"/>
              </w:rPr>
            </w:rPrChange>
          </w:rPr>
          <w:t>com.devsoft.orders_api.interfaces.IOrdenService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72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73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74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7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76" w:author="Carlos Rosales" w:date="2025-08-13T09:16:00Z">
              <w:rPr>
                <w:lang w:val="es-ES" w:eastAsia="es-ES"/>
              </w:rPr>
            </w:rPrChange>
          </w:rPr>
          <w:t>com.devsoft.orders_api.utils.EstadoOrden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77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78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79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8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81" w:author="Carlos Rosales" w:date="2025-08-13T09:16:00Z">
              <w:rPr>
                <w:lang w:val="es-ES" w:eastAsia="es-ES"/>
              </w:rPr>
            </w:rPrChange>
          </w:rPr>
          <w:t>org.springframework.beans.factory.annotation.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882" w:author="Carlos Rosales" w:date="2025-08-13T09:16:00Z">
              <w:rPr>
                <w:color w:val="9E880D"/>
                <w:lang w:val="es-ES" w:eastAsia="es-ES"/>
              </w:rPr>
            </w:rPrChange>
          </w:rPr>
          <w:t>Autowired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83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84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85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8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87" w:author="Carlos Rosales" w:date="2025-08-13T09:16:00Z">
              <w:rPr>
                <w:lang w:val="es-ES" w:eastAsia="es-ES"/>
              </w:rPr>
            </w:rPrChange>
          </w:rPr>
          <w:t>org.springframework.dao.DataAccessException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88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89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90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9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92" w:author="Carlos Rosales" w:date="2025-08-13T09:16:00Z">
              <w:rPr>
                <w:lang w:val="es-ES" w:eastAsia="es-ES"/>
              </w:rPr>
            </w:rPrChange>
          </w:rPr>
          <w:t>org.springframework.http.HttpStatus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93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94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95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89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897" w:author="Carlos Rosales" w:date="2025-08-13T09:16:00Z">
              <w:rPr>
                <w:lang w:val="es-ES" w:eastAsia="es-ES"/>
              </w:rPr>
            </w:rPrChange>
          </w:rPr>
          <w:t>org.springframework.http.ResponseEntity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98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899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00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0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02" w:author="Carlos Rosales" w:date="2025-08-13T09:16:00Z">
              <w:rPr>
                <w:lang w:val="es-ES" w:eastAsia="es-ES"/>
              </w:rPr>
            </w:rPrChange>
          </w:rPr>
          <w:t>org.springframework.web.bind.annotation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03" w:author="Carlos Rosales" w:date="2025-08-13T09:16:00Z">
              <w:rPr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04" w:author="Carlos Rosales" w:date="2025-08-13T09:16:00Z">
              <w:rPr>
                <w:color w:val="080808"/>
                <w:lang w:val="es-ES" w:eastAsia="es-ES"/>
              </w:rPr>
            </w:rPrChange>
          </w:rPr>
          <w:t>*;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05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06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07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0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09" w:author="Carlos Rosales" w:date="2025-08-13T09:16:00Z">
              <w:rPr>
                <w:lang w:val="es-ES" w:eastAsia="es-ES"/>
              </w:rPr>
            </w:rPrChange>
          </w:rPr>
          <w:t>java.util.HashMap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10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11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12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1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14" w:author="Carlos Rosales" w:date="2025-08-13T09:16:00Z">
              <w:rPr>
                <w:lang w:val="es-ES" w:eastAsia="es-ES"/>
              </w:rPr>
            </w:rPrChange>
          </w:rPr>
          <w:t>java.util.List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15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16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17" w:author="Carlos Rosales" w:date="2025-08-13T09:16:00Z">
              <w:rPr>
                <w:color w:val="0033B3"/>
                <w:lang w:val="es-ES" w:eastAsia="es-ES"/>
              </w:rPr>
            </w:rPrChange>
          </w:rPr>
          <w:lastRenderedPageBreak/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1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19" w:author="Carlos Rosales" w:date="2025-08-13T09:16:00Z">
              <w:rPr>
                <w:lang w:val="es-ES" w:eastAsia="es-ES"/>
              </w:rPr>
            </w:rPrChange>
          </w:rPr>
          <w:t>java.util.Map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20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21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22" w:author="Carlos Rosales" w:date="2025-08-13T09:16:00Z">
              <w:rPr>
                <w:color w:val="0033B3"/>
                <w:lang w:val="es-ES" w:eastAsia="es-ES"/>
              </w:rPr>
            </w:rPrChange>
          </w:rPr>
          <w:t>import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2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24" w:author="Carlos Rosales" w:date="2025-08-13T09:16:00Z">
              <w:rPr>
                <w:lang w:val="es-ES" w:eastAsia="es-ES"/>
              </w:rPr>
            </w:rPrChange>
          </w:rPr>
          <w:t>java.util.Objects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25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26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27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28" w:author="Carlos Rosales" w:date="2025-08-13T09:16:00Z">
              <w:rPr>
                <w:color w:val="9E880D"/>
                <w:lang w:val="es-ES" w:eastAsia="es-ES"/>
              </w:rPr>
            </w:rPrChange>
          </w:rPr>
          <w:t>@RestController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29" w:author="Carlos Rosales" w:date="2025-08-13T09:16:00Z">
              <w:rPr>
                <w:color w:val="9E880D"/>
                <w:lang w:val="es-ES" w:eastAsia="es-ES"/>
              </w:rPr>
            </w:rPrChange>
          </w:rPr>
          <w:br/>
          <w:t>@CrossOrigin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30" w:author="Carlos Rosales" w:date="2025-08-13T09:16:00Z">
              <w:rPr>
                <w:color w:val="9E880D"/>
                <w:lang w:val="es-ES" w:eastAsia="es-ES"/>
              </w:rPr>
            </w:rPrChange>
          </w:rPr>
          <w:br/>
          <w:t>@RequestMapping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3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932" w:author="Carlos Rosales" w:date="2025-08-13T09:16:00Z">
              <w:rPr>
                <w:color w:val="067D17"/>
                <w:lang w:val="es-ES" w:eastAsia="es-ES"/>
              </w:rPr>
            </w:rPrChange>
          </w:rPr>
          <w:t>"/api"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33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34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35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3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37" w:author="Carlos Rosales" w:date="2025-08-13T09:16:00Z">
              <w:rPr>
                <w:color w:val="0033B3"/>
                <w:lang w:val="es-ES" w:eastAsia="es-ES"/>
              </w:rPr>
            </w:rPrChange>
          </w:rPr>
          <w:t>class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3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39" w:author="Carlos Rosales" w:date="2025-08-13T09:16:00Z">
              <w:rPr>
                <w:lang w:val="es-ES" w:eastAsia="es-ES"/>
              </w:rPr>
            </w:rPrChange>
          </w:rPr>
          <w:t>OrdenController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40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41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4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43" w:author="Carlos Rosales" w:date="2025-08-13T09:16:00Z">
              <w:rPr>
                <w:color w:val="9E880D"/>
                <w:lang w:val="es-ES" w:eastAsia="es-ES"/>
              </w:rPr>
            </w:rPrChange>
          </w:rPr>
          <w:t>@Autowired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44" w:author="Carlos Rosales" w:date="2025-08-13T09:16:00Z">
              <w:rPr>
                <w:color w:val="9E880D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45" w:author="Carlos Rosales" w:date="2025-08-13T09:16:00Z">
              <w:rPr>
                <w:color w:val="0033B3"/>
                <w:lang w:val="es-ES" w:eastAsia="es-ES"/>
              </w:rPr>
            </w:rPrChange>
          </w:rPr>
          <w:t>private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4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47" w:author="Carlos Rosales" w:date="2025-08-13T09:16:00Z">
              <w:rPr>
                <w:lang w:val="es-ES" w:eastAsia="es-ES"/>
              </w:rPr>
            </w:rPrChange>
          </w:rPr>
          <w:t>IOrdenService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48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949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50" w:author="Carlos Rosales" w:date="2025-08-13T09:16:00Z">
              <w:rPr>
                <w:color w:val="080808"/>
                <w:lang w:val="es-ES" w:eastAsia="es-ES"/>
              </w:rPr>
            </w:rPrChange>
          </w:rPr>
          <w:t>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51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5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53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54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55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listar todas las órdenes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56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57" w:author="Carlos Rosales" w:date="2025-08-13T09:16:00Z">
              <w:rPr>
                <w:color w:val="9E880D"/>
                <w:lang w:val="es-ES" w:eastAsia="es-ES"/>
              </w:rPr>
            </w:rPrChange>
          </w:rPr>
          <w:t>@GetMapping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5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959" w:author="Carlos Rosales" w:date="2025-08-13T09:16:00Z">
              <w:rPr>
                <w:color w:val="067D17"/>
                <w:lang w:val="es-ES" w:eastAsia="es-ES"/>
              </w:rPr>
            </w:rPrChange>
          </w:rPr>
          <w:t>"/ordenes"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60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6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62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6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64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6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8966" w:author="Carlos Rosales" w:date="2025-08-13T09:16:00Z">
              <w:rPr>
                <w:color w:val="00627A"/>
                <w:lang w:val="es-ES" w:eastAsia="es-ES"/>
              </w:rPr>
            </w:rPrChange>
          </w:rPr>
          <w:t>getAll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67" w:author="Carlos Rosales" w:date="2025-08-13T09:16:00Z">
              <w:rPr>
                <w:color w:val="080808"/>
                <w:lang w:val="es-ES" w:eastAsia="es-ES"/>
              </w:rPr>
            </w:rPrChange>
          </w:rPr>
          <w:t>()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6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69" w:author="Carlos Rosales" w:date="2025-08-13T09:16:00Z">
              <w:rPr>
                <w:lang w:val="es-ES" w:eastAsia="es-ES"/>
              </w:rPr>
            </w:rPrChange>
          </w:rPr>
          <w:t>List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0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71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73" w:author="Carlos Rosales" w:date="2025-08-13T09:16:00Z">
              <w:rPr>
                <w:lang w:val="es-ES" w:eastAsia="es-ES"/>
              </w:rPr>
            </w:rPrChange>
          </w:rPr>
          <w:t xml:space="preserve">ordenes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8975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6" w:author="Carlos Rosales" w:date="2025-08-13T09:16:00Z">
              <w:rPr>
                <w:color w:val="080808"/>
                <w:lang w:val="es-ES" w:eastAsia="es-ES"/>
              </w:rPr>
            </w:rPrChange>
          </w:rPr>
          <w:t>.findAll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7" w:author="Carlos Rosales" w:date="2025-08-13T09:16:00Z">
              <w:rPr>
                <w:color w:val="080808"/>
                <w:lang w:val="es-ES" w:eastAsia="es-ES"/>
              </w:rPr>
            </w:rPrChange>
          </w:rPr>
          <w:t>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7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79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8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81" w:author="Carlos Rosales" w:date="2025-08-13T09:16:00Z">
              <w:rPr>
                <w:lang w:val="es-ES" w:eastAsia="es-ES"/>
              </w:rPr>
            </w:rPrChange>
          </w:rPr>
          <w:t>ResponseEntity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2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8983" w:author="Carlos Rosales" w:date="2025-08-13T09:16:00Z">
              <w:rPr>
                <w:i/>
                <w:iCs/>
                <w:color w:val="080808"/>
                <w:lang w:val="es-ES" w:eastAsia="es-ES"/>
              </w:rPr>
            </w:rPrChange>
          </w:rPr>
          <w:t>ok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8985" w:author="Carlos Rosales" w:date="2025-08-13T09:16:00Z">
              <w:rPr>
                <w:lang w:val="es-ES" w:eastAsia="es-ES"/>
              </w:rPr>
            </w:rPrChange>
          </w:rPr>
          <w:t>ordenes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6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8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8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90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91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92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listar órdenes por estado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8993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8994" w:author="Carlos Rosales" w:date="2025-08-13T09:16:00Z">
              <w:rPr>
                <w:color w:val="9E880D"/>
                <w:lang w:val="es-ES" w:eastAsia="es-ES"/>
              </w:rPr>
            </w:rPrChange>
          </w:rPr>
          <w:t>@GetMapping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9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8996" w:author="Carlos Rosales" w:date="2025-08-13T09:16:00Z">
              <w:rPr>
                <w:color w:val="067D17"/>
                <w:lang w:val="es-ES" w:eastAsia="es-ES"/>
              </w:rPr>
            </w:rPrChange>
          </w:rPr>
          <w:t>"/ordenes/estado/{estado}"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97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899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8999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0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01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0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003" w:author="Carlos Rosales" w:date="2025-08-13T09:16:00Z">
              <w:rPr>
                <w:color w:val="00627A"/>
                <w:lang w:val="es-ES" w:eastAsia="es-ES"/>
              </w:rPr>
            </w:rPrChange>
          </w:rPr>
          <w:t>getAllEstado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0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005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06" w:author="Carlos Rosales" w:date="2025-08-13T09:16:00Z">
              <w:rPr>
                <w:lang w:val="es-ES" w:eastAsia="es-ES"/>
              </w:rPr>
            </w:rPrChange>
          </w:rPr>
          <w:t>EstadoOrden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07" w:author="Carlos Rosales" w:date="2025-08-13T09:16:00Z">
              <w:rPr>
                <w:lang w:val="es-ES" w:eastAsia="es-ES"/>
              </w:rPr>
            </w:rPrChange>
          </w:rPr>
          <w:t xml:space="preserve"> estado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08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0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10" w:author="Carlos Rosales" w:date="2025-08-13T09:16:00Z">
              <w:rPr>
                <w:lang w:val="es-ES" w:eastAsia="es-ES"/>
              </w:rPr>
            </w:rPrChange>
          </w:rPr>
          <w:t>List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11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12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1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14" w:author="Carlos Rosales" w:date="2025-08-13T09:16:00Z">
              <w:rPr>
                <w:lang w:val="es-ES" w:eastAsia="es-ES"/>
              </w:rPr>
            </w:rPrChange>
          </w:rPr>
          <w:t xml:space="preserve">lista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1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016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17" w:author="Carlos Rosales" w:date="2025-08-13T09:16:00Z">
              <w:rPr>
                <w:color w:val="080808"/>
                <w:lang w:val="es-ES" w:eastAsia="es-ES"/>
              </w:rPr>
            </w:rPrChange>
          </w:rPr>
          <w:t>.findByEstado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1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19" w:author="Carlos Rosales" w:date="2025-08-13T09:16:00Z">
              <w:rPr>
                <w:lang w:val="es-ES" w:eastAsia="es-ES"/>
              </w:rPr>
            </w:rPrChange>
          </w:rPr>
          <w:t>estado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20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2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22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2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24" w:author="Carlos Rosales" w:date="2025-08-13T09:16:00Z">
              <w:rPr>
                <w:lang w:val="es-ES" w:eastAsia="es-ES"/>
              </w:rPr>
            </w:rPrChange>
          </w:rPr>
          <w:t>ResponseEntity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25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080808"/>
            <w:kern w:val="0"/>
            <w:sz w:val="20"/>
            <w:szCs w:val="20"/>
            <w:lang w:val="es-ES" w:eastAsia="es-ES"/>
            <w14:ligatures w14:val="none"/>
            <w:rPrChange w:id="9026" w:author="Carlos Rosales" w:date="2025-08-13T09:16:00Z">
              <w:rPr>
                <w:i/>
                <w:iCs/>
                <w:color w:val="080808"/>
                <w:lang w:val="es-ES" w:eastAsia="es-ES"/>
              </w:rPr>
            </w:rPrChange>
          </w:rPr>
          <w:t>ok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27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28" w:author="Carlos Rosales" w:date="2025-08-13T09:16:00Z">
              <w:rPr>
                <w:lang w:val="es-ES" w:eastAsia="es-ES"/>
              </w:rPr>
            </w:rPrChange>
          </w:rPr>
          <w:t>lista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29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3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31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3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33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34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35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obtener una orden por su ID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36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037" w:author="Carlos Rosales" w:date="2025-08-13T09:16:00Z">
              <w:rPr>
                <w:color w:val="9E880D"/>
                <w:lang w:val="es-ES" w:eastAsia="es-ES"/>
              </w:rPr>
            </w:rPrChange>
          </w:rPr>
          <w:t>@GetMapping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3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39" w:author="Carlos Rosales" w:date="2025-08-13T09:16:00Z">
              <w:rPr>
                <w:color w:val="067D17"/>
                <w:lang w:val="es-ES" w:eastAsia="es-ES"/>
              </w:rPr>
            </w:rPrChange>
          </w:rPr>
          <w:t>"/ordenes/{id}"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4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41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 Ruta para obtener una categoría por su ID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042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43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4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45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4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047" w:author="Carlos Rosales" w:date="2025-08-13T09:16:00Z">
              <w:rPr>
                <w:color w:val="00627A"/>
                <w:lang w:val="es-ES" w:eastAsia="es-ES"/>
              </w:rPr>
            </w:rPrChange>
          </w:rPr>
          <w:t>getById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4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049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50" w:author="Carlos Rosales" w:date="2025-08-13T09:16:00Z">
              <w:rPr>
                <w:lang w:val="es-ES" w:eastAsia="es-ES"/>
              </w:rPr>
            </w:rPrChange>
          </w:rPr>
          <w:t>Long 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51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5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53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54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55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5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57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5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59" w:author="Carlos Rosales" w:date="2025-08-13T09:16:00Z">
              <w:rPr>
                <w:lang w:val="es-ES" w:eastAsia="es-ES"/>
              </w:rPr>
            </w:rPrChange>
          </w:rPr>
          <w:t xml:space="preserve">response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6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2" w:author="Carlos Rosales" w:date="2025-08-13T09:16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3" w:author="Carlos Rosales" w:date="2025-08-13T09:16:00Z">
              <w:rPr>
                <w:color w:val="080808"/>
                <w:lang w:val="es-ES" w:eastAsia="es-ES"/>
              </w:rPr>
            </w:rPrChange>
          </w:rPr>
          <w:t>&lt;&gt;();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6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6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6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68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69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70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71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7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073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74" w:author="Carlos Rosales" w:date="2025-08-13T09:16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7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76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77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7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79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8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8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82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83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8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085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86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8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08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89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9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91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92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93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9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95" w:author="Carlos Rosales" w:date="2025-08-13T09:16:00Z">
              <w:rPr>
                <w:color w:val="067D17"/>
                <w:lang w:val="es-ES" w:eastAsia="es-ES"/>
              </w:rPr>
            </w:rPrChange>
          </w:rPr>
          <w:t>"La orden con ID: "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096" w:author="Carlos Rosales" w:date="2025-08-13T09:16:00Z">
              <w:rPr>
                <w:color w:val="067D17"/>
                <w:lang w:val="es-ES" w:eastAsia="es-ES"/>
              </w:rPr>
            </w:rPrChange>
          </w:rPr>
          <w:br/>
          <w:t xml:space="preserve">                       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97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98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09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00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1" w:author="Carlos Rosales" w:date="2025-08-13T09:16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2" w:author="Carlos Rosales" w:date="2025-08-13T09:16:00Z">
              <w:rPr>
                <w:color w:val="080808"/>
                <w:lang w:val="es-ES" w:eastAsia="es-ES"/>
              </w:rPr>
            </w:rPrChange>
          </w:rPr>
          <w:t>()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                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4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06" w:author="Carlos Rosales" w:date="2025-08-13T09:16:00Z">
              <w:rPr>
                <w:color w:val="067D17"/>
                <w:lang w:val="es-ES" w:eastAsia="es-ES"/>
              </w:rPr>
            </w:rPrChange>
          </w:rPr>
          <w:t>" no existe en la base de datos"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7" w:author="Carlos Rosales" w:date="2025-08-13T09:16:00Z">
              <w:rPr>
                <w:color w:val="080808"/>
                <w:lang w:val="es-ES" w:eastAsia="es-ES"/>
              </w:rPr>
            </w:rPrChange>
          </w:rPr>
          <w:t>)));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0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09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1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1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2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13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15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6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117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8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1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2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21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22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23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24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25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2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27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28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129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0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32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3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34" w:author="Carlos Rosales" w:date="2025-08-13T09:16:00Z">
              <w:rPr>
                <w:lang w:val="es-ES" w:eastAsia="es-ES"/>
              </w:rPr>
            </w:rPrChange>
          </w:rPr>
          <w:t>DataAccessException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35" w:author="Carlos Rosales" w:date="2025-08-13T09:16:00Z">
              <w:rPr>
                <w:lang w:val="es-ES" w:eastAsia="es-ES"/>
              </w:rPr>
            </w:rPrChange>
          </w:rPr>
          <w:t xml:space="preserve"> 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6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3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39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4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41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42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43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4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45" w:author="Carlos Rosales" w:date="2025-08-13T09:16:00Z">
              <w:rPr>
                <w:color w:val="067D17"/>
                <w:lang w:val="es-ES" w:eastAsia="es-ES"/>
              </w:rPr>
            </w:rPrChange>
          </w:rPr>
          <w:t>"Error al realizar la consulta a la base de datos"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46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4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4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49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51" w:author="Carlos Rosales" w:date="2025-08-13T09:16:00Z">
              <w:rPr>
                <w:color w:val="067D17"/>
                <w:lang w:val="es-ES" w:eastAsia="es-ES"/>
              </w:rPr>
            </w:rPrChange>
          </w:rPr>
          <w:t>"error"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53" w:author="Carlos Rosales" w:date="2025-08-13T09:16:00Z">
              <w:rPr>
                <w:lang w:val="es-ES" w:eastAsia="es-ES"/>
              </w:rPr>
            </w:rPrChange>
          </w:rPr>
          <w:t>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4" w:author="Carlos Rosales" w:date="2025-08-13T09:16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5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57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5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59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60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61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62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63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6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65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66" w:author="Carlos Rosales" w:date="2025-08-13T09:16:00Z">
              <w:rPr>
                <w:color w:val="080808"/>
                <w:lang w:val="es-ES" w:eastAsia="es-ES"/>
              </w:rPr>
            </w:rPrChange>
          </w:rPr>
          <w:t>&gt;&gt;(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67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6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69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0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171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5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7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177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178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179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crear una nueva orden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180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181" w:author="Carlos Rosales" w:date="2025-08-13T09:16:00Z">
              <w:rPr>
                <w:color w:val="9E880D"/>
                <w:lang w:val="es-ES" w:eastAsia="es-ES"/>
              </w:rPr>
            </w:rPrChange>
          </w:rPr>
          <w:t>@PostMapping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82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183" w:author="Carlos Rosales" w:date="2025-08-13T09:16:00Z">
              <w:rPr>
                <w:color w:val="067D17"/>
                <w:lang w:val="es-ES" w:eastAsia="es-ES"/>
              </w:rPr>
            </w:rPrChange>
          </w:rPr>
          <w:t>"/ordenes"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84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8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86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187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88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8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190" w:author="Carlos Rosales" w:date="2025-08-13T09:16:00Z">
              <w:rPr>
                <w:color w:val="00627A"/>
                <w:lang w:val="es-ES" w:eastAsia="es-ES"/>
              </w:rPr>
            </w:rPrChange>
          </w:rPr>
          <w:t>create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9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192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@RequestBody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93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94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95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96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9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198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199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00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1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02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04" w:author="Carlos Rosales" w:date="2025-08-13T09:16:00Z">
              <w:rPr>
                <w:lang w:val="es-ES" w:eastAsia="es-ES"/>
              </w:rPr>
            </w:rPrChange>
          </w:rPr>
          <w:t xml:space="preserve">response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0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7" w:author="Carlos Rosales" w:date="2025-08-13T09:16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8" w:author="Carlos Rosales" w:date="2025-08-13T09:16:00Z">
              <w:rPr>
                <w:color w:val="080808"/>
                <w:lang w:val="es-ES" w:eastAsia="es-ES"/>
              </w:rPr>
            </w:rPrChange>
          </w:rPr>
          <w:t>&lt;&gt;();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0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1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11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1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13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14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15" w:author="Carlos Rosales" w:date="2025-08-13T09:16:00Z">
              <w:rPr>
                <w:lang w:val="es-ES" w:eastAsia="es-ES"/>
              </w:rPr>
            </w:rPrChange>
          </w:rPr>
          <w:t>dtoCreated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16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1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218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19" w:author="Carlos Rosales" w:date="2025-08-13T09:16:00Z">
              <w:rPr>
                <w:color w:val="080808"/>
                <w:lang w:val="es-ES" w:eastAsia="es-ES"/>
              </w:rPr>
            </w:rPrChange>
          </w:rPr>
          <w:t>.registerOrUpdate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2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21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2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2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24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2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2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27" w:author="Carlos Rosales" w:date="2025-08-13T09:16:00Z">
              <w:rPr>
                <w:lang w:val="es-ES" w:eastAsia="es-ES"/>
              </w:rPr>
            </w:rPrChange>
          </w:rPr>
          <w:t>dtoCreated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28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2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30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31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32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33" w:author="Carlos Rosales" w:date="2025-08-13T09:16:00Z">
              <w:rPr>
                <w:color w:val="080808"/>
                <w:lang w:val="es-ES" w:eastAsia="es-ES"/>
              </w:rPr>
            </w:rPrChange>
          </w:rPr>
          <w:lastRenderedPageBreak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34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35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3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37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38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39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41" w:author="Carlos Rosales" w:date="2025-08-13T09:16:00Z">
              <w:rPr>
                <w:color w:val="067D17"/>
                <w:lang w:val="es-ES" w:eastAsia="es-ES"/>
              </w:rPr>
            </w:rPrChange>
          </w:rPr>
          <w:t>"No se pudo crear la orden, verifique los datos ingresados"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44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4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6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7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4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4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50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1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252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BAD_REQUEST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3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5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7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5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59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60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61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6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63" w:author="Carlos Rosales" w:date="2025-08-13T09:16:00Z">
              <w:rPr>
                <w:color w:val="067D17"/>
                <w:lang w:val="es-ES" w:eastAsia="es-ES"/>
              </w:rPr>
            </w:rPrChange>
          </w:rPr>
          <w:t>"La orden ha sido creada con éxito"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64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6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6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67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6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69" w:author="Carlos Rosales" w:date="2025-08-13T09:16:00Z">
              <w:rPr>
                <w:color w:val="067D17"/>
                <w:lang w:val="es-ES" w:eastAsia="es-ES"/>
              </w:rPr>
            </w:rPrChange>
          </w:rPr>
          <w:t>"orden"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71" w:author="Carlos Rosales" w:date="2025-08-13T09:16:00Z">
              <w:rPr>
                <w:lang w:val="es-ES" w:eastAsia="es-ES"/>
              </w:rPr>
            </w:rPrChange>
          </w:rPr>
          <w:t>dtoCreated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74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7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6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7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7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7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80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81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282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CREATED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83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8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285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8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87" w:author="Carlos Rosales" w:date="2025-08-13T09:16:00Z">
              <w:rPr>
                <w:lang w:val="es-ES" w:eastAsia="es-ES"/>
              </w:rPr>
            </w:rPrChange>
          </w:rPr>
          <w:t>DataAccessException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88" w:author="Carlos Rosales" w:date="2025-08-13T09:16:00Z">
              <w:rPr>
                <w:lang w:val="es-ES" w:eastAsia="es-ES"/>
              </w:rPr>
            </w:rPrChange>
          </w:rPr>
          <w:t xml:space="preserve"> 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89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9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291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92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93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94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95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96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29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98" w:author="Carlos Rosales" w:date="2025-08-13T09:16:00Z">
              <w:rPr>
                <w:color w:val="067D17"/>
                <w:lang w:val="es-ES" w:eastAsia="es-ES"/>
              </w:rPr>
            </w:rPrChange>
          </w:rPr>
          <w:t xml:space="preserve">"Error al realizar la 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299" w:author="Carlos Rosales" w:date="2025-08-13T09:16:00Z">
              <w:rPr>
                <w:color w:val="067D17"/>
                <w:lang w:val="es-ES" w:eastAsia="es-ES"/>
              </w:rPr>
            </w:rPrChange>
          </w:rPr>
          <w:t>órden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00" w:author="Carlos Rosales" w:date="2025-08-13T09:16:00Z">
              <w:rPr>
                <w:color w:val="067D17"/>
                <w:lang w:val="es-ES" w:eastAsia="es-ES"/>
              </w:rPr>
            </w:rPrChange>
          </w:rPr>
          <w:t xml:space="preserve"> a la base de datos"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03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4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06" w:author="Carlos Rosales" w:date="2025-08-13T09:16:00Z">
              <w:rPr>
                <w:color w:val="067D17"/>
                <w:lang w:val="es-ES" w:eastAsia="es-ES"/>
              </w:rPr>
            </w:rPrChange>
          </w:rPr>
          <w:t>"error"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08" w:author="Carlos Rosales" w:date="2025-08-13T09:16:00Z">
              <w:rPr>
                <w:lang w:val="es-ES" w:eastAsia="es-ES"/>
              </w:rPr>
            </w:rPrChange>
          </w:rPr>
          <w:t>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09" w:author="Carlos Rosales" w:date="2025-08-13T09:16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0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12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1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4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5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1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18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19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320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2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2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2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24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2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26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27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28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actualizar una orden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29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330" w:author="Carlos Rosales" w:date="2025-08-13T09:16:00Z">
              <w:rPr>
                <w:color w:val="9E880D"/>
                <w:lang w:val="es-ES" w:eastAsia="es-ES"/>
              </w:rPr>
            </w:rPrChange>
          </w:rPr>
          <w:t>@PutMapping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3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32" w:author="Carlos Rosales" w:date="2025-08-13T09:16:00Z">
              <w:rPr>
                <w:color w:val="067D17"/>
                <w:lang w:val="es-ES" w:eastAsia="es-ES"/>
              </w:rPr>
            </w:rPrChange>
          </w:rPr>
          <w:t>"/ordenes/{id}"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3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)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34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 Ruta para actualizar una categoría por su ID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335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36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37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38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3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340" w:author="Carlos Rosales" w:date="2025-08-13T09:16:00Z">
              <w:rPr>
                <w:color w:val="00627A"/>
                <w:lang w:val="es-ES" w:eastAsia="es-ES"/>
              </w:rPr>
            </w:rPrChange>
          </w:rPr>
          <w:t>update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4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342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43" w:author="Carlos Rosales" w:date="2025-08-13T09:16:00Z">
              <w:rPr>
                <w:lang w:val="es-ES" w:eastAsia="es-ES"/>
              </w:rPr>
            </w:rPrChange>
          </w:rPr>
          <w:t>Long 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44" w:author="Carlos Rosales" w:date="2025-08-13T09:16:00Z">
              <w:rPr>
                <w:color w:val="080808"/>
                <w:lang w:val="es-ES" w:eastAsia="es-ES"/>
              </w:rPr>
            </w:rPrChange>
          </w:rPr>
          <w:t>,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4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                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346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@RequestBody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47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48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49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50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5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52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53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54" w:author="Carlos Rosales" w:date="2025-08-13T09:16:00Z">
              <w:rPr>
                <w:lang w:val="es-ES" w:eastAsia="es-ES"/>
              </w:rPr>
            </w:rPrChange>
          </w:rPr>
          <w:t>ordenActual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55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5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357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58" w:author="Carlos Rosales" w:date="2025-08-13T09:16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5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60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6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6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63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64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65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6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67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6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69" w:author="Carlos Rosales" w:date="2025-08-13T09:16:00Z">
              <w:rPr>
                <w:lang w:val="es-ES" w:eastAsia="es-ES"/>
              </w:rPr>
            </w:rPrChange>
          </w:rPr>
          <w:t xml:space="preserve">response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7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7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72" w:author="Carlos Rosales" w:date="2025-08-13T09:16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73" w:author="Carlos Rosales" w:date="2025-08-13T09:16:00Z">
              <w:rPr>
                <w:color w:val="080808"/>
                <w:lang w:val="es-ES" w:eastAsia="es-ES"/>
              </w:rPr>
            </w:rPrChange>
          </w:rPr>
          <w:t>&lt;&gt;();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7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75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76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77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78" w:author="Carlos Rosales" w:date="2025-08-13T09:16:00Z">
              <w:rPr>
                <w:lang w:val="es-ES" w:eastAsia="es-ES"/>
              </w:rPr>
            </w:rPrChange>
          </w:rPr>
          <w:t>ordenActual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79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8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381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82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8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84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85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8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87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88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89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9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91" w:author="Carlos Rosales" w:date="2025-08-13T09:16:00Z">
              <w:rPr>
                <w:color w:val="067D17"/>
                <w:lang w:val="es-ES" w:eastAsia="es-ES"/>
              </w:rPr>
            </w:rPrChange>
          </w:rPr>
          <w:t xml:space="preserve">"No se puede editar la 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92" w:author="Carlos Rosales" w:date="2025-08-13T09:16:00Z">
              <w:rPr>
                <w:color w:val="067D17"/>
                <w:lang w:val="es-ES" w:eastAsia="es-ES"/>
              </w:rPr>
            </w:rPrChange>
          </w:rPr>
          <w:t>órden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93" w:author="Carlos Rosales" w:date="2025-08-13T09:16:00Z">
              <w:rPr>
                <w:color w:val="067D17"/>
                <w:lang w:val="es-ES" w:eastAsia="es-ES"/>
              </w:rPr>
            </w:rPrChange>
          </w:rPr>
          <w:t xml:space="preserve"> con el ID: "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394" w:author="Carlos Rosales" w:date="2025-08-13T09:16:00Z">
              <w:rPr>
                <w:color w:val="067D17"/>
                <w:lang w:val="es-ES" w:eastAsia="es-ES"/>
              </w:rPr>
            </w:rPrChange>
          </w:rPr>
          <w:br/>
          <w:t xml:space="preserve">                   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95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96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97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398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399" w:author="Carlos Rosales" w:date="2025-08-13T09:16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0" w:author="Carlos Rosales" w:date="2025-08-13T09:16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1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2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403" w:author="Carlos Rosales" w:date="2025-08-13T09:16:00Z">
              <w:rPr>
                <w:color w:val="067D17"/>
                <w:lang w:val="es-ES" w:eastAsia="es-ES"/>
              </w:rPr>
            </w:rPrChange>
          </w:rPr>
          <w:t>"no existe en la base de datos"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4" w:author="Carlos Rosales" w:date="2025-08-13T09:16:00Z">
              <w:rPr>
                <w:color w:val="080808"/>
                <w:lang w:val="es-ES" w:eastAsia="es-ES"/>
              </w:rPr>
            </w:rPrChange>
          </w:rPr>
          <w:t>)));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06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07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8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09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10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11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12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1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14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15" w:author="Carlos Rosales" w:date="2025-08-13T09:16:00Z">
              <w:rPr>
                <w:color w:val="080808"/>
                <w:lang w:val="es-ES" w:eastAsia="es-ES"/>
              </w:rPr>
            </w:rPrChange>
          </w:rPr>
          <w:t>&gt;&gt;(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1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1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18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19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420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2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5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27" w:author="Carlos Rosales" w:date="2025-08-13T09:16:00Z">
              <w:rPr>
                <w:lang w:val="es-ES" w:eastAsia="es-ES"/>
              </w:rPr>
            </w:rPrChange>
          </w:rPr>
          <w:t>ordenActual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8" w:author="Carlos Rosales" w:date="2025-08-13T09:16:00Z">
              <w:rPr>
                <w:color w:val="080808"/>
                <w:lang w:val="es-ES" w:eastAsia="es-ES"/>
              </w:rPr>
            </w:rPrChange>
          </w:rPr>
          <w:t>.setClienteDTO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2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30" w:author="Carlos Rosales" w:date="2025-08-13T09:16:00Z">
              <w:rPr>
                <w:lang w:val="es-ES" w:eastAsia="es-ES"/>
              </w:rPr>
            </w:rPrChange>
          </w:rPr>
          <w:t>dto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1" w:author="Carlos Rosales" w:date="2025-08-13T09:16:00Z">
              <w:rPr>
                <w:color w:val="080808"/>
                <w:lang w:val="es-ES" w:eastAsia="es-ES"/>
              </w:rPr>
            </w:rPrChange>
          </w:rPr>
          <w:t>.getClienteDTO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2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34" w:author="Carlos Rosales" w:date="2025-08-13T09:16:00Z">
              <w:rPr>
                <w:lang w:val="es-ES" w:eastAsia="es-ES"/>
              </w:rPr>
            </w:rPrChange>
          </w:rPr>
          <w:t>ordenActual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5" w:author="Carlos Rosales" w:date="2025-08-13T09:16:00Z">
              <w:rPr>
                <w:color w:val="080808"/>
                <w:lang w:val="es-ES" w:eastAsia="es-ES"/>
              </w:rPr>
            </w:rPrChange>
          </w:rPr>
          <w:t>.setMesaDTO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37" w:author="Carlos Rosales" w:date="2025-08-13T09:16:00Z">
              <w:rPr>
                <w:lang w:val="es-ES" w:eastAsia="es-ES"/>
              </w:rPr>
            </w:rPrChange>
          </w:rPr>
          <w:t>dto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8" w:author="Carlos Rosales" w:date="2025-08-13T09:16:00Z">
              <w:rPr>
                <w:color w:val="080808"/>
                <w:lang w:val="es-ES" w:eastAsia="es-ES"/>
              </w:rPr>
            </w:rPrChange>
          </w:rPr>
          <w:t>.getMesaDTO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39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41" w:author="Carlos Rosales" w:date="2025-08-13T09:16:00Z">
              <w:rPr>
                <w:lang w:val="es-ES" w:eastAsia="es-ES"/>
              </w:rPr>
            </w:rPrChange>
          </w:rPr>
          <w:t>ordenActual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2" w:author="Carlos Rosales" w:date="2025-08-13T09:16:00Z">
              <w:rPr>
                <w:color w:val="080808"/>
                <w:lang w:val="es-ES" w:eastAsia="es-ES"/>
              </w:rPr>
            </w:rPrChange>
          </w:rPr>
          <w:t>.setUsuarioDTO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3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44" w:author="Carlos Rosales" w:date="2025-08-13T09:16:00Z">
              <w:rPr>
                <w:lang w:val="es-ES" w:eastAsia="es-ES"/>
              </w:rPr>
            </w:rPrChange>
          </w:rPr>
          <w:t>dto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5" w:author="Carlos Rosales" w:date="2025-08-13T09:16:00Z">
              <w:rPr>
                <w:color w:val="080808"/>
                <w:lang w:val="es-ES" w:eastAsia="es-ES"/>
              </w:rPr>
            </w:rPrChange>
          </w:rPr>
          <w:t>.getUsuarioDTO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6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48" w:author="Carlos Rosales" w:date="2025-08-13T09:16:00Z">
              <w:rPr>
                <w:lang w:val="es-ES" w:eastAsia="es-ES"/>
              </w:rPr>
            </w:rPrChange>
          </w:rPr>
          <w:t>ordenActual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49" w:author="Carlos Rosales" w:date="2025-08-13T09:16:00Z">
              <w:rPr>
                <w:color w:val="080808"/>
                <w:lang w:val="es-ES" w:eastAsia="es-ES"/>
              </w:rPr>
            </w:rPrChange>
          </w:rPr>
          <w:t>.setTotal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51" w:author="Carlos Rosales" w:date="2025-08-13T09:16:00Z">
              <w:rPr>
                <w:lang w:val="es-ES" w:eastAsia="es-ES"/>
              </w:rPr>
            </w:rPrChange>
          </w:rPr>
          <w:t>dto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2" w:author="Carlos Rosales" w:date="2025-08-13T09:16:00Z">
              <w:rPr>
                <w:color w:val="080808"/>
                <w:lang w:val="es-ES" w:eastAsia="es-ES"/>
              </w:rPr>
            </w:rPrChange>
          </w:rPr>
          <w:t>.getTotal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3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4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55" w:author="Carlos Rosales" w:date="2025-08-13T09:16:00Z">
              <w:rPr>
                <w:lang w:val="es-ES" w:eastAsia="es-ES"/>
              </w:rPr>
            </w:rPrChange>
          </w:rPr>
          <w:t>ordenActual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6" w:author="Carlos Rosales" w:date="2025-08-13T09:16:00Z">
              <w:rPr>
                <w:color w:val="080808"/>
                <w:lang w:val="es-ES" w:eastAsia="es-ES"/>
              </w:rPr>
            </w:rPrChange>
          </w:rPr>
          <w:t>.setDetalle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7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58" w:author="Carlos Rosales" w:date="2025-08-13T09:16:00Z">
              <w:rPr>
                <w:lang w:val="es-ES" w:eastAsia="es-ES"/>
              </w:rPr>
            </w:rPrChange>
          </w:rPr>
          <w:t>dto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59" w:author="Carlos Rosales" w:date="2025-08-13T09:16:00Z">
              <w:rPr>
                <w:color w:val="080808"/>
                <w:lang w:val="es-ES" w:eastAsia="es-ES"/>
              </w:rPr>
            </w:rPrChange>
          </w:rPr>
          <w:t>.getDetalle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60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6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62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63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64" w:author="Carlos Rosales" w:date="2025-08-13T09:16:00Z">
              <w:rPr>
                <w:lang w:val="es-ES" w:eastAsia="es-ES"/>
              </w:rPr>
            </w:rPrChange>
          </w:rPr>
          <w:t>dtoUptated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65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6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467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68" w:author="Carlos Rosales" w:date="2025-08-13T09:16:00Z">
              <w:rPr>
                <w:color w:val="080808"/>
                <w:lang w:val="es-ES" w:eastAsia="es-ES"/>
              </w:rPr>
            </w:rPrChange>
          </w:rPr>
          <w:t>.registerOrUpdate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6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70" w:author="Carlos Rosales" w:date="2025-08-13T09:16:00Z">
              <w:rPr>
                <w:lang w:val="es-ES" w:eastAsia="es-ES"/>
              </w:rPr>
            </w:rPrChange>
          </w:rPr>
          <w:t>ordenActual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7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7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73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7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7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76" w:author="Carlos Rosales" w:date="2025-08-13T09:16:00Z">
              <w:rPr>
                <w:lang w:val="es-ES" w:eastAsia="es-ES"/>
              </w:rPr>
            </w:rPrChange>
          </w:rPr>
          <w:t>dtoUptated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77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7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79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80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8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82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83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8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485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486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487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8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489" w:author="Carlos Rosales" w:date="2025-08-13T09:16:00Z">
              <w:rPr>
                <w:color w:val="067D17"/>
                <w:lang w:val="es-ES" w:eastAsia="es-ES"/>
              </w:rPr>
            </w:rPrChange>
          </w:rPr>
          <w:t>"No se pudo actualizar la orden, verifique los datos ingresados"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0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92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49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4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5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9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498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499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500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BAD_REQUEST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0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0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0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04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05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0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07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08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09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0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11" w:author="Carlos Rosales" w:date="2025-08-13T09:16:00Z">
              <w:rPr>
                <w:color w:val="067D17"/>
                <w:lang w:val="es-ES" w:eastAsia="es-ES"/>
              </w:rPr>
            </w:rPrChange>
          </w:rPr>
          <w:t>"La orden ha sido actualizada con éxito"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14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5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17" w:author="Carlos Rosales" w:date="2025-08-13T09:16:00Z">
              <w:rPr>
                <w:color w:val="067D17"/>
                <w:lang w:val="es-ES" w:eastAsia="es-ES"/>
              </w:rPr>
            </w:rPrChange>
          </w:rPr>
          <w:t>"orden"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1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19" w:author="Carlos Rosales" w:date="2025-08-13T09:16:00Z">
              <w:rPr>
                <w:lang w:val="es-ES" w:eastAsia="es-ES"/>
              </w:rPr>
            </w:rPrChange>
          </w:rPr>
          <w:t>dtoUptated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0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22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2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4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5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2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28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29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530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ACCEPTED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3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3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3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3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35" w:author="Carlos Rosales" w:date="2025-08-13T09:16:00Z">
              <w:rPr>
                <w:lang w:val="es-ES" w:eastAsia="es-ES"/>
              </w:rPr>
            </w:rPrChange>
          </w:rPr>
          <w:t>DataAccessException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36" w:author="Carlos Rosales" w:date="2025-08-13T09:16:00Z">
              <w:rPr>
                <w:lang w:val="es-ES" w:eastAsia="es-ES"/>
              </w:rPr>
            </w:rPrChange>
          </w:rPr>
          <w:t xml:space="preserve"> 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37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3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39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40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4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42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43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44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4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46" w:author="Carlos Rosales" w:date="2025-08-13T09:16:00Z">
              <w:rPr>
                <w:color w:val="067D17"/>
                <w:lang w:val="es-ES" w:eastAsia="es-ES"/>
              </w:rPr>
            </w:rPrChange>
          </w:rPr>
          <w:t>"Error al actualizar el registro, intente nuevamente"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47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4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49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0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52" w:author="Carlos Rosales" w:date="2025-08-13T09:16:00Z">
              <w:rPr>
                <w:color w:val="067D17"/>
                <w:lang w:val="es-ES" w:eastAsia="es-ES"/>
              </w:rPr>
            </w:rPrChange>
          </w:rPr>
          <w:t>"error"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54" w:author="Carlos Rosales" w:date="2025-08-13T09:16:00Z">
              <w:rPr>
                <w:lang w:val="es-ES" w:eastAsia="es-ES"/>
              </w:rPr>
            </w:rPrChange>
          </w:rPr>
          <w:t>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5" w:author="Carlos Rosales" w:date="2025-08-13T09:16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6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5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58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59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0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1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62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3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64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66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7" w:author="Carlos Rosales" w:date="2025-08-13T09:16:00Z">
              <w:rPr>
                <w:color w:val="080808"/>
                <w:lang w:val="es-ES" w:eastAsia="es-ES"/>
              </w:rPr>
            </w:rPrChange>
          </w:rPr>
          <w:t>&gt;&gt;(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68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6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70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71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572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7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);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74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 Retorna una respuesta con el estado 500 (INTERNAL_SERVER_ERROR) y el mensaje de error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75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76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lastRenderedPageBreak/>
          <w:t xml:space="preserve">       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77" w:author="Carlos Rosales" w:date="2025-08-13T09:16:00Z">
              <w:rPr>
                <w:color w:val="080808"/>
                <w:lang w:val="es-ES" w:eastAsia="es-ES"/>
              </w:rPr>
            </w:rPrChange>
          </w:rPr>
          <w:t>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7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79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8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81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82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83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cambiar el estado de una orden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584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585" w:author="Carlos Rosales" w:date="2025-08-13T09:16:00Z">
              <w:rPr>
                <w:color w:val="9E880D"/>
                <w:lang w:val="es-ES" w:eastAsia="es-ES"/>
              </w:rPr>
            </w:rPrChange>
          </w:rPr>
          <w:t>@PutMapping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86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587" w:author="Carlos Rosales" w:date="2025-08-13T09:16:00Z">
              <w:rPr>
                <w:color w:val="067D17"/>
                <w:lang w:val="es-ES" w:eastAsia="es-ES"/>
              </w:rPr>
            </w:rPrChange>
          </w:rPr>
          <w:t>"/ordenes/cambiar-estado"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88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8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90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59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92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9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594" w:author="Carlos Rosales" w:date="2025-08-13T09:16:00Z">
              <w:rPr>
                <w:color w:val="00627A"/>
                <w:lang w:val="es-ES" w:eastAsia="es-ES"/>
              </w:rPr>
            </w:rPrChange>
          </w:rPr>
          <w:t>changeState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59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596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@RequestBody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97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98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599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0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02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3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04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06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08" w:author="Carlos Rosales" w:date="2025-08-13T09:16:00Z">
              <w:rPr>
                <w:lang w:val="es-ES" w:eastAsia="es-ES"/>
              </w:rPr>
            </w:rPrChange>
          </w:rPr>
          <w:t xml:space="preserve">response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0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1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11" w:author="Carlos Rosales" w:date="2025-08-13T09:16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12" w:author="Carlos Rosales" w:date="2025-08-13T09:16:00Z">
              <w:rPr>
                <w:color w:val="080808"/>
                <w:lang w:val="es-ES" w:eastAsia="es-ES"/>
              </w:rPr>
            </w:rPrChange>
          </w:rPr>
          <w:t>&lt;&gt;();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1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1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15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1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17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18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19" w:author="Carlos Rosales" w:date="2025-08-13T09:16:00Z">
              <w:rPr>
                <w:lang w:val="es-ES" w:eastAsia="es-ES"/>
              </w:rPr>
            </w:rPrChange>
          </w:rPr>
          <w:t>ordenUpdated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20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21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622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23" w:author="Carlos Rosales" w:date="2025-08-13T09:16:00Z">
              <w:rPr>
                <w:color w:val="080808"/>
                <w:lang w:val="es-ES" w:eastAsia="es-ES"/>
              </w:rPr>
            </w:rPrChange>
          </w:rPr>
          <w:t>.changeState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2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25" w:author="Carlos Rosales" w:date="2025-08-13T09:16:00Z">
              <w:rPr>
                <w:lang w:val="es-ES" w:eastAsia="es-ES"/>
              </w:rPr>
            </w:rPrChange>
          </w:rPr>
          <w:t>dto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26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2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28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29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0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31" w:author="Carlos Rosales" w:date="2025-08-13T09:16:00Z">
              <w:rPr>
                <w:lang w:val="es-ES" w:eastAsia="es-ES"/>
              </w:rPr>
            </w:rPrChange>
          </w:rPr>
          <w:t>ordenUpdated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32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34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5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37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8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3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40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41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42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4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44" w:author="Carlos Rosales" w:date="2025-08-13T09:16:00Z">
              <w:rPr>
                <w:color w:val="067D17"/>
                <w:lang w:val="es-ES" w:eastAsia="es-ES"/>
              </w:rPr>
            </w:rPrChange>
          </w:rPr>
          <w:t>"No se pudo cambiar el estado de la orden, verifique los datos ingresados"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45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4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47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4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49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0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51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53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4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655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BAD_REQUEST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6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5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59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60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61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62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63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64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6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66" w:author="Carlos Rosales" w:date="2025-08-13T09:16:00Z">
              <w:rPr>
                <w:color w:val="067D17"/>
                <w:lang w:val="es-ES" w:eastAsia="es-ES"/>
              </w:rPr>
            </w:rPrChange>
          </w:rPr>
          <w:t xml:space="preserve">"El estado de la orden ha cambiado a: "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6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+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68" w:author="Carlos Rosales" w:date="2025-08-13T09:16:00Z">
              <w:rPr>
                <w:lang w:val="es-ES" w:eastAsia="es-ES"/>
              </w:rPr>
            </w:rPrChange>
          </w:rPr>
          <w:t>ordenUpdated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69" w:author="Carlos Rosales" w:date="2025-08-13T09:16:00Z">
              <w:rPr>
                <w:color w:val="080808"/>
                <w:lang w:val="es-ES" w:eastAsia="es-ES"/>
              </w:rPr>
            </w:rPrChange>
          </w:rPr>
          <w:t>.getEstado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0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72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3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675" w:author="Carlos Rosales" w:date="2025-08-13T09:16:00Z">
              <w:rPr>
                <w:color w:val="067D17"/>
                <w:lang w:val="es-ES" w:eastAsia="es-ES"/>
              </w:rPr>
            </w:rPrChange>
          </w:rPr>
          <w:t>"orden"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77" w:author="Carlos Rosales" w:date="2025-08-13T09:16:00Z">
              <w:rPr>
                <w:lang w:val="es-ES" w:eastAsia="es-ES"/>
              </w:rPr>
            </w:rPrChange>
          </w:rPr>
          <w:t>ordenUpdated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8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7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80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8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82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83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84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8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86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87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688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ACCEPTED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89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691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2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93" w:author="Carlos Rosales" w:date="2025-08-13T09:16:00Z">
              <w:rPr>
                <w:lang w:val="es-ES" w:eastAsia="es-ES"/>
              </w:rPr>
            </w:rPrChange>
          </w:rPr>
          <w:t>DataAccessException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94" w:author="Carlos Rosales" w:date="2025-08-13T09:16:00Z">
              <w:rPr>
                <w:lang w:val="es-ES" w:eastAsia="es-ES"/>
              </w:rPr>
            </w:rPrChange>
          </w:rPr>
          <w:t xml:space="preserve"> 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5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697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8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69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00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01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02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0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04" w:author="Carlos Rosales" w:date="2025-08-13T09:16:00Z">
              <w:rPr>
                <w:color w:val="067D17"/>
                <w:lang w:val="es-ES" w:eastAsia="es-ES"/>
              </w:rPr>
            </w:rPrChange>
          </w:rPr>
          <w:t>"Error al cambiar el estado de la orden"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05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0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07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08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0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10" w:author="Carlos Rosales" w:date="2025-08-13T09:16:00Z">
              <w:rPr>
                <w:color w:val="067D17"/>
                <w:lang w:val="es-ES" w:eastAsia="es-ES"/>
              </w:rPr>
            </w:rPrChange>
          </w:rPr>
          <w:t>"error"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1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12" w:author="Carlos Rosales" w:date="2025-08-13T09:16:00Z">
              <w:rPr>
                <w:lang w:val="es-ES" w:eastAsia="es-ES"/>
              </w:rPr>
            </w:rPrChange>
          </w:rPr>
          <w:t>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3" w:author="Carlos Rosales" w:date="2025-08-13T09:16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4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5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16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17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8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19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20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1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22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3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724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5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7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8" w:author="Carlos Rosales" w:date="2025-08-13T09:16:00Z">
              <w:rPr>
                <w:color w:val="080808"/>
                <w:lang w:val="es-ES" w:eastAsia="es-ES"/>
              </w:rPr>
            </w:rPrChange>
          </w:rPr>
          <w:br/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2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730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//</w:t>
        </w:r>
        <w:proofErr w:type="spellStart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731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>Endpoint</w:t>
        </w:r>
        <w:proofErr w:type="spellEnd"/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732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t xml:space="preserve"> para anular una orden</w:t>
        </w:r>
        <w:r w:rsidRPr="003969AA">
          <w:rPr>
            <w:rFonts w:ascii="Courier New" w:eastAsia="Times New Roman" w:hAnsi="Courier New" w:cs="Courier New"/>
            <w:i/>
            <w:iCs/>
            <w:color w:val="8C8C8C"/>
            <w:kern w:val="0"/>
            <w:sz w:val="20"/>
            <w:szCs w:val="20"/>
            <w:lang w:val="es-ES" w:eastAsia="es-ES"/>
            <w14:ligatures w14:val="none"/>
            <w:rPrChange w:id="9733" w:author="Carlos Rosales" w:date="2025-08-13T09:16:00Z">
              <w:rPr>
                <w:i/>
                <w:iCs/>
                <w:color w:val="8C8C8C"/>
                <w:lang w:val="es-ES" w:eastAsia="es-ES"/>
              </w:rPr>
            </w:rPrChange>
          </w:rPr>
          <w:br/>
          <w:t xml:space="preserve">    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734" w:author="Carlos Rosales" w:date="2025-08-13T09:16:00Z">
              <w:rPr>
                <w:color w:val="9E880D"/>
                <w:lang w:val="es-ES" w:eastAsia="es-ES"/>
              </w:rPr>
            </w:rPrChange>
          </w:rPr>
          <w:t>@PutMapping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3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36" w:author="Carlos Rosales" w:date="2025-08-13T09:16:00Z">
              <w:rPr>
                <w:color w:val="067D17"/>
                <w:lang w:val="es-ES" w:eastAsia="es-ES"/>
              </w:rPr>
            </w:rPrChange>
          </w:rPr>
          <w:t>"/ordenes/{id}"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37" w:author="Carlos Rosales" w:date="2025-08-13T09:16:00Z">
              <w:rPr>
                <w:color w:val="080808"/>
                <w:lang w:val="es-ES" w:eastAsia="es-ES"/>
              </w:rPr>
            </w:rPrChange>
          </w:rPr>
          <w:t>)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3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39" w:author="Carlos Rosales" w:date="2025-08-13T09:16:00Z">
              <w:rPr>
                <w:color w:val="0033B3"/>
                <w:lang w:val="es-ES" w:eastAsia="es-ES"/>
              </w:rPr>
            </w:rPrChange>
          </w:rPr>
          <w:t>public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4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41" w:author="Carlos Rosales" w:date="2025-08-13T09:16:00Z">
              <w:rPr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42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&lt;?&gt; </w:t>
        </w:r>
        <w:proofErr w:type="spellStart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743" w:author="Carlos Rosales" w:date="2025-08-13T09:16:00Z">
              <w:rPr>
                <w:color w:val="00627A"/>
                <w:lang w:val="es-ES" w:eastAsia="es-ES"/>
              </w:rPr>
            </w:rPrChange>
          </w:rPr>
          <w:t>anularOrden</w:t>
        </w:r>
        <w:proofErr w:type="spellEnd"/>
        <w:r w:rsidRPr="003969AA">
          <w:rPr>
            <w:rFonts w:ascii="Courier New" w:eastAsia="Times New Roman" w:hAnsi="Courier New" w:cs="Courier New"/>
            <w:color w:val="00627A"/>
            <w:kern w:val="0"/>
            <w:sz w:val="20"/>
            <w:szCs w:val="20"/>
            <w:lang w:val="es-ES" w:eastAsia="es-ES"/>
            <w14:ligatures w14:val="none"/>
            <w:rPrChange w:id="9744" w:author="Carlos Rosales" w:date="2025-08-13T09:16:00Z">
              <w:rPr>
                <w:color w:val="00627A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4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9E880D"/>
            <w:kern w:val="0"/>
            <w:sz w:val="20"/>
            <w:szCs w:val="20"/>
            <w:lang w:val="es-ES" w:eastAsia="es-ES"/>
            <w14:ligatures w14:val="none"/>
            <w:rPrChange w:id="9746" w:author="Carlos Rosales" w:date="2025-08-13T09:16:00Z">
              <w:rPr>
                <w:color w:val="9E880D"/>
                <w:lang w:val="es-ES" w:eastAsia="es-ES"/>
              </w:rPr>
            </w:rPrChange>
          </w:rPr>
          <w:t xml:space="preserve">@PathVariable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47" w:author="Carlos Rosales" w:date="2025-08-13T09:16:00Z">
              <w:rPr>
                <w:lang w:val="es-ES" w:eastAsia="es-ES"/>
              </w:rPr>
            </w:rPrChange>
          </w:rPr>
          <w:t>Long 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48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4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50" w:author="Carlos Rosales" w:date="2025-08-13T09:16:00Z">
              <w:rPr>
                <w:lang w:val="es-ES" w:eastAsia="es-ES"/>
              </w:rPr>
            </w:rPrChange>
          </w:rPr>
          <w:t>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51" w:author="Carlos Rosales" w:date="2025-08-13T09:16:00Z">
              <w:rPr>
                <w:color w:val="080808"/>
                <w:lang w:val="es-ES" w:eastAsia="es-ES"/>
              </w:rPr>
            </w:rPrChange>
          </w:rPr>
          <w:t>&lt;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52" w:author="Carlos Rosales" w:date="2025-08-13T09:16:00Z">
              <w:rPr>
                <w:lang w:val="es-ES" w:eastAsia="es-ES"/>
              </w:rPr>
            </w:rPrChange>
          </w:rPr>
          <w:t>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53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54" w:author="Carlos Rosales" w:date="2025-08-13T09:16:00Z">
              <w:rPr>
                <w:lang w:val="es-ES" w:eastAsia="es-ES"/>
              </w:rPr>
            </w:rPrChange>
          </w:rPr>
          <w:t>Object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55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&gt; 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56" w:author="Carlos Rosales" w:date="2025-08-13T09:16:00Z">
              <w:rPr>
                <w:lang w:val="es-ES" w:eastAsia="es-ES"/>
              </w:rPr>
            </w:rPrChange>
          </w:rPr>
          <w:t xml:space="preserve">response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5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58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59" w:author="Carlos Rosales" w:date="2025-08-13T09:16:00Z">
              <w:rPr>
                <w:color w:val="080808"/>
                <w:lang w:val="es-ES" w:eastAsia="es-ES"/>
              </w:rPr>
            </w:rPrChange>
          </w:rPr>
          <w:t>HashMap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60" w:author="Carlos Rosales" w:date="2025-08-13T09:16:00Z">
              <w:rPr>
                <w:color w:val="080808"/>
                <w:lang w:val="es-ES" w:eastAsia="es-ES"/>
              </w:rPr>
            </w:rPrChange>
          </w:rPr>
          <w:t>&lt;&gt;();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6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62" w:author="Carlos Rosales" w:date="2025-08-13T09:16:00Z">
              <w:rPr>
                <w:lang w:val="es-ES" w:eastAsia="es-ES"/>
              </w:rPr>
            </w:rPrChange>
          </w:rPr>
          <w:t>OrdenDTO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63" w:author="Carlos Rosales" w:date="2025-08-13T09:16:00Z">
              <w:rPr>
                <w:lang w:val="es-ES" w:eastAsia="es-ES"/>
              </w:rPr>
            </w:rPrChange>
          </w:rPr>
          <w:t xml:space="preserve">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64" w:author="Carlos Rosales" w:date="2025-08-13T09:16:00Z">
              <w:rPr>
                <w:lang w:val="es-ES" w:eastAsia="es-ES"/>
              </w:rPr>
            </w:rPrChange>
          </w:rPr>
          <w:t>ordenActual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65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6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767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68" w:author="Carlos Rosales" w:date="2025-08-13T09:16:00Z">
              <w:rPr>
                <w:color w:val="080808"/>
                <w:lang w:val="es-ES" w:eastAsia="es-ES"/>
              </w:rPr>
            </w:rPrChange>
          </w:rPr>
          <w:t>.findById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6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70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7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7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73" w:author="Carlos Rosales" w:date="2025-08-13T09:16:00Z">
              <w:rPr>
                <w:color w:val="0033B3"/>
                <w:lang w:val="es-ES" w:eastAsia="es-ES"/>
              </w:rPr>
            </w:rPrChange>
          </w:rPr>
          <w:t>if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7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7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76" w:author="Carlos Rosales" w:date="2025-08-13T09:16:00Z">
              <w:rPr>
                <w:lang w:val="es-ES" w:eastAsia="es-ES"/>
              </w:rPr>
            </w:rPrChange>
          </w:rPr>
          <w:t>ordenActual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77" w:author="Carlos Rosales" w:date="2025-08-13T09:16:00Z">
              <w:rPr>
                <w:lang w:val="es-ES" w:eastAsia="es-ES"/>
              </w:rPr>
            </w:rPrChange>
          </w:rPr>
          <w:t xml:space="preserve">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7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==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779" w:author="Carlos Rosales" w:date="2025-08-13T09:16:00Z">
              <w:rPr>
                <w:color w:val="0033B3"/>
                <w:lang w:val="es-ES" w:eastAsia="es-ES"/>
              </w:rPr>
            </w:rPrChange>
          </w:rPr>
          <w:t>null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80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8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82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83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84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85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86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87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8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89" w:author="Carlos Rosales" w:date="2025-08-13T09:16:00Z">
              <w:rPr>
                <w:color w:val="067D17"/>
                <w:lang w:val="es-ES" w:eastAsia="es-ES"/>
              </w:rPr>
            </w:rPrChange>
          </w:rPr>
          <w:t>"No se puede anular la orden con el ID: "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90" w:author="Carlos Rosales" w:date="2025-08-13T09:16:00Z">
              <w:rPr>
                <w:color w:val="067D17"/>
                <w:lang w:val="es-ES" w:eastAsia="es-ES"/>
              </w:rPr>
            </w:rPrChange>
          </w:rPr>
          <w:br/>
          <w:t xml:space="preserve">                   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1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2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3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794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5" w:author="Carlos Rosales" w:date="2025-08-13T09:16:00Z">
              <w:rPr>
                <w:color w:val="080808"/>
                <w:lang w:val="es-ES" w:eastAsia="es-ES"/>
              </w:rPr>
            </w:rPrChange>
          </w:rPr>
          <w:t>.toString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6" w:author="Carlos Rosales" w:date="2025-08-13T09:16:00Z">
              <w:rPr>
                <w:color w:val="080808"/>
                <w:lang w:val="es-ES" w:eastAsia="es-ES"/>
              </w:rPr>
            </w:rPrChange>
          </w:rPr>
          <w:t>().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7" w:author="Carlos Rosales" w:date="2025-08-13T09:16:00Z">
              <w:rPr>
                <w:color w:val="080808"/>
                <w:lang w:val="es-ES" w:eastAsia="es-ES"/>
              </w:rPr>
            </w:rPrChange>
          </w:rPr>
          <w:t>concat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798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799" w:author="Carlos Rosales" w:date="2025-08-13T09:16:00Z">
              <w:rPr>
                <w:color w:val="067D17"/>
                <w:lang w:val="es-ES" w:eastAsia="es-ES"/>
              </w:rPr>
            </w:rPrChange>
          </w:rPr>
          <w:t>" no existe en la base de datos"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0" w:author="Carlos Rosales" w:date="2025-08-13T09:16:00Z">
              <w:rPr>
                <w:color w:val="080808"/>
                <w:lang w:val="es-ES" w:eastAsia="es-ES"/>
              </w:rPr>
            </w:rPrChange>
          </w:rPr>
          <w:t>)));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02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03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4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5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06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7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08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09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810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NOT_FOUND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1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try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5" w:author="Carlos Rosales" w:date="2025-08-13T09:16:00Z">
              <w:rPr>
                <w:color w:val="080808"/>
                <w:lang w:val="es-ES" w:eastAsia="es-ES"/>
              </w:rPr>
            </w:rPrChange>
          </w:rPr>
          <w:t>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6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871094"/>
            <w:kern w:val="0"/>
            <w:sz w:val="20"/>
            <w:szCs w:val="20"/>
            <w:lang w:val="es-ES" w:eastAsia="es-ES"/>
            <w14:ligatures w14:val="none"/>
            <w:rPrChange w:id="9817" w:author="Carlos Rosales" w:date="2025-08-13T09:16:00Z">
              <w:rPr>
                <w:color w:val="871094"/>
                <w:lang w:val="es-ES" w:eastAsia="es-ES"/>
              </w:rPr>
            </w:rPrChange>
          </w:rPr>
          <w:t>ordenService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8" w:author="Carlos Rosales" w:date="2025-08-13T09:16:00Z">
              <w:rPr>
                <w:color w:val="080808"/>
                <w:lang w:val="es-ES" w:eastAsia="es-ES"/>
              </w:rPr>
            </w:rPrChange>
          </w:rPr>
          <w:t>.anular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19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20" w:author="Carlos Rosales" w:date="2025-08-13T09:16:00Z">
              <w:rPr>
                <w:lang w:val="es-ES" w:eastAsia="es-ES"/>
              </w:rPr>
            </w:rPrChange>
          </w:rPr>
          <w:t>id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2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2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23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24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2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26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27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28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29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30" w:author="Carlos Rosales" w:date="2025-08-13T09:16:00Z">
              <w:rPr>
                <w:color w:val="067D17"/>
                <w:lang w:val="es-ES" w:eastAsia="es-ES"/>
              </w:rPr>
            </w:rPrChange>
          </w:rPr>
          <w:t>"La orden ha sido anulada con éxito"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31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32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33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3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35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36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37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38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39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0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841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OK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2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3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 </w:t>
        </w:r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44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catch 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5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46" w:author="Carlos Rosales" w:date="2025-08-13T09:16:00Z">
              <w:rPr>
                <w:lang w:val="es-ES" w:eastAsia="es-ES"/>
              </w:rPr>
            </w:rPrChange>
          </w:rPr>
          <w:t>DataAccessException</w:t>
        </w:r>
        <w:proofErr w:type="spellEnd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47" w:author="Carlos Rosales" w:date="2025-08-13T09:16:00Z">
              <w:rPr>
                <w:lang w:val="es-ES" w:eastAsia="es-ES"/>
              </w:rPr>
            </w:rPrChange>
          </w:rPr>
          <w:t xml:space="preserve"> 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8" w:author="Carlos Rosales" w:date="2025-08-13T09:16:00Z">
              <w:rPr>
                <w:color w:val="080808"/>
                <w:lang w:val="es-ES" w:eastAsia="es-ES"/>
              </w:rPr>
            </w:rPrChange>
          </w:rPr>
          <w:t>) {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4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50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51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52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53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proofErr w:type="spellStart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54" w:author="Carlos Rosales" w:date="2025-08-13T09:16:00Z">
              <w:rPr>
                <w:color w:val="067D17"/>
                <w:lang w:val="es-ES" w:eastAsia="es-ES"/>
              </w:rPr>
            </w:rPrChange>
          </w:rPr>
          <w:t>message</w:t>
        </w:r>
        <w:proofErr w:type="spellEnd"/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55" w:author="Carlos Rosales" w:date="2025-08-13T09:16:00Z">
              <w:rPr>
                <w:color w:val="067D17"/>
                <w:lang w:val="es-ES" w:eastAsia="es-ES"/>
              </w:rPr>
            </w:rPrChange>
          </w:rPr>
          <w:t>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56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57" w:author="Carlos Rosales" w:date="2025-08-13T09:16:00Z">
              <w:rPr>
                <w:color w:val="067D17"/>
                <w:lang w:val="es-ES" w:eastAsia="es-ES"/>
              </w:rPr>
            </w:rPrChange>
          </w:rPr>
          <w:t>"Error al anular la orden"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58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5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60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1" w:author="Carlos Rosales" w:date="2025-08-13T09:16:00Z">
              <w:rPr>
                <w:color w:val="080808"/>
                <w:lang w:val="es-ES" w:eastAsia="es-ES"/>
              </w:rPr>
            </w:rPrChange>
          </w:rPr>
          <w:t>.put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2" w:author="Carlos Rosales" w:date="2025-08-13T09:16:00Z">
              <w:rPr>
                <w:color w:val="080808"/>
                <w:lang w:val="es-ES" w:eastAsia="es-ES"/>
              </w:rPr>
            </w:rPrChange>
          </w:rPr>
          <w:t>(</w:t>
        </w:r>
        <w:r w:rsidRPr="003969AA">
          <w:rPr>
            <w:rFonts w:ascii="Courier New" w:eastAsia="Times New Roman" w:hAnsi="Courier New" w:cs="Courier New"/>
            <w:color w:val="067D17"/>
            <w:kern w:val="0"/>
            <w:sz w:val="20"/>
            <w:szCs w:val="20"/>
            <w:lang w:val="es-ES" w:eastAsia="es-ES"/>
            <w14:ligatures w14:val="none"/>
            <w:rPrChange w:id="9863" w:author="Carlos Rosales" w:date="2025-08-13T09:16:00Z">
              <w:rPr>
                <w:color w:val="067D17"/>
                <w:lang w:val="es-ES" w:eastAsia="es-ES"/>
              </w:rPr>
            </w:rPrChange>
          </w:rPr>
          <w:t>"error"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65" w:author="Carlos Rosales" w:date="2025-08-13T09:16:00Z">
              <w:rPr>
                <w:lang w:val="es-ES" w:eastAsia="es-ES"/>
              </w:rPr>
            </w:rPrChange>
          </w:rPr>
          <w:t>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6" w:author="Carlos Rosales" w:date="2025-08-13T09:16:00Z">
              <w:rPr>
                <w:color w:val="080808"/>
                <w:lang w:val="es-ES" w:eastAsia="es-ES"/>
              </w:rPr>
            </w:rPrChange>
          </w:rPr>
          <w:t>.getMessage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7" w:author="Carlos Rosales" w:date="2025-08-13T09:16:00Z">
              <w:rPr>
                <w:color w:val="080808"/>
                <w:lang w:val="es-ES" w:eastAsia="es-ES"/>
              </w:rPr>
            </w:rPrChange>
          </w:rPr>
          <w:t>());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68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    </w:t>
        </w:r>
        <w:proofErr w:type="spellStart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69" w:author="Carlos Rosales" w:date="2025-08-13T09:16:00Z">
              <w:rPr>
                <w:color w:val="0033B3"/>
                <w:lang w:val="es-ES" w:eastAsia="es-ES"/>
              </w:rPr>
            </w:rPrChange>
          </w:rPr>
          <w:t>return</w:t>
        </w:r>
        <w:proofErr w:type="spellEnd"/>
        <w:r w:rsidRPr="003969AA">
          <w:rPr>
            <w:rFonts w:ascii="Courier New" w:eastAsia="Times New Roman" w:hAnsi="Courier New" w:cs="Courier New"/>
            <w:color w:val="0033B3"/>
            <w:kern w:val="0"/>
            <w:sz w:val="20"/>
            <w:szCs w:val="20"/>
            <w:lang w:val="es-ES" w:eastAsia="es-ES"/>
            <w14:ligatures w14:val="none"/>
            <w:rPrChange w:id="9870" w:author="Carlos Rosales" w:date="2025-08-13T09:16:00Z">
              <w:rPr>
                <w:color w:val="0033B3"/>
                <w:lang w:val="es-ES" w:eastAsia="es-ES"/>
              </w:rPr>
            </w:rPrChange>
          </w:rPr>
          <w:t xml:space="preserve"> new </w:t>
        </w:r>
        <w:proofErr w:type="spellStart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1" w:author="Carlos Rosales" w:date="2025-08-13T09:16:00Z">
              <w:rPr>
                <w:color w:val="080808"/>
                <w:lang w:val="es-ES" w:eastAsia="es-ES"/>
              </w:rPr>
            </w:rPrChange>
          </w:rPr>
          <w:t>ResponseEntity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2" w:author="Carlos Rosales" w:date="2025-08-13T09:16:00Z">
              <w:rPr>
                <w:color w:val="080808"/>
                <w:lang w:val="es-ES" w:eastAsia="es-ES"/>
              </w:rPr>
            </w:rPrChange>
          </w:rPr>
          <w:t>&lt;&gt;(</w:t>
        </w:r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73" w:author="Carlos Rosales" w:date="2025-08-13T09:16:00Z">
              <w:rPr>
                <w:lang w:val="es-ES" w:eastAsia="es-ES"/>
              </w:rPr>
            </w:rPrChange>
          </w:rPr>
          <w:t>response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4" w:author="Carlos Rosales" w:date="2025-08-13T09:16:00Z">
              <w:rPr>
                <w:color w:val="080808"/>
                <w:lang w:val="es-ES" w:eastAsia="es-ES"/>
              </w:rPr>
            </w:rPrChange>
          </w:rPr>
          <w:t xml:space="preserve">, </w:t>
        </w:r>
        <w:proofErr w:type="spellStart"/>
        <w:r w:rsidRPr="003969AA">
          <w:rPr>
            <w:rFonts w:ascii="Courier New" w:eastAsia="Times New Roman" w:hAnsi="Courier New" w:cs="Courier New"/>
            <w:color w:val="000000"/>
            <w:kern w:val="0"/>
            <w:sz w:val="20"/>
            <w:szCs w:val="20"/>
            <w:lang w:val="es-ES" w:eastAsia="es-ES"/>
            <w14:ligatures w14:val="none"/>
            <w:rPrChange w:id="9875" w:author="Carlos Rosales" w:date="2025-08-13T09:16:00Z">
              <w:rPr>
                <w:lang w:val="es-ES" w:eastAsia="es-ES"/>
              </w:rPr>
            </w:rPrChange>
          </w:rPr>
          <w:t>HttpStatus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6" w:author="Carlos Rosales" w:date="2025-08-13T09:16:00Z">
              <w:rPr>
                <w:color w:val="080808"/>
                <w:lang w:val="es-ES" w:eastAsia="es-ES"/>
              </w:rPr>
            </w:rPrChange>
          </w:rPr>
          <w:t>.</w:t>
        </w:r>
        <w:r w:rsidRPr="003969AA">
          <w:rPr>
            <w:rFonts w:ascii="Courier New" w:eastAsia="Times New Roman" w:hAnsi="Courier New" w:cs="Courier New"/>
            <w:i/>
            <w:iCs/>
            <w:color w:val="871094"/>
            <w:kern w:val="0"/>
            <w:sz w:val="20"/>
            <w:szCs w:val="20"/>
            <w:lang w:val="es-ES" w:eastAsia="es-ES"/>
            <w14:ligatures w14:val="none"/>
            <w:rPrChange w:id="9877" w:author="Carlos Rosales" w:date="2025-08-13T09:16:00Z">
              <w:rPr>
                <w:i/>
                <w:iCs/>
                <w:color w:val="871094"/>
                <w:lang w:val="es-ES" w:eastAsia="es-ES"/>
              </w:rPr>
            </w:rPrChange>
          </w:rPr>
          <w:t>INTERNAL_SERVER_ERROR</w:t>
        </w:r>
        <w:proofErr w:type="spellEnd"/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8" w:author="Carlos Rosales" w:date="2025-08-13T09:16:00Z">
              <w:rPr>
                <w:color w:val="080808"/>
                <w:lang w:val="es-ES" w:eastAsia="es-ES"/>
              </w:rPr>
            </w:rPrChange>
          </w:rPr>
          <w:t>);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79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80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 xml:space="preserve">    }</w:t>
        </w:r>
        <w:r w:rsidRPr="003969AA">
          <w:rPr>
            <w:rFonts w:ascii="Courier New" w:eastAsia="Times New Roman" w:hAnsi="Courier New" w:cs="Courier New"/>
            <w:color w:val="080808"/>
            <w:kern w:val="0"/>
            <w:sz w:val="20"/>
            <w:szCs w:val="20"/>
            <w:lang w:val="es-ES" w:eastAsia="es-ES"/>
            <w14:ligatures w14:val="none"/>
            <w:rPrChange w:id="9881" w:author="Carlos Rosales" w:date="2025-08-13T09:16:00Z">
              <w:rPr>
                <w:color w:val="080808"/>
                <w:lang w:val="es-ES" w:eastAsia="es-ES"/>
              </w:rPr>
            </w:rPrChange>
          </w:rPr>
          <w:br/>
          <w:t>}</w:t>
        </w:r>
      </w:ins>
    </w:p>
    <w:p w14:paraId="39D4A528" w14:textId="77777777" w:rsidR="004121BF" w:rsidRPr="004121BF" w:rsidRDefault="004121BF">
      <w:pPr>
        <w:ind w:firstLine="0"/>
        <w:rPr>
          <w:ins w:id="9882" w:author="Carlos Rosales" w:date="2025-08-12T07:48:00Z"/>
          <w:b/>
          <w:bCs/>
          <w:lang w:val="en-US" w:eastAsia="es-ES"/>
          <w:rPrChange w:id="9883" w:author="Carlos Rosales" w:date="2025-08-13T07:21:00Z">
            <w:rPr>
              <w:ins w:id="9884" w:author="Carlos Rosales" w:date="2025-08-12T07:48:00Z"/>
              <w:lang w:val="en-US" w:eastAsia="es-ES"/>
            </w:rPr>
          </w:rPrChange>
        </w:rPr>
        <w:pPrChange w:id="9885" w:author="Carlos Rosales" w:date="2025-08-13T07:56:00Z">
          <w:pPr>
            <w:pStyle w:val="Prrafodelista"/>
            <w:numPr>
              <w:numId w:val="21"/>
            </w:numPr>
            <w:ind w:hanging="360"/>
          </w:pPr>
        </w:pPrChange>
      </w:pPr>
    </w:p>
    <w:p w14:paraId="4D54B0FE" w14:textId="7CD83BBB" w:rsidR="008B3CD8" w:rsidRDefault="0025733B">
      <w:pPr>
        <w:pStyle w:val="Prrafodelista"/>
        <w:numPr>
          <w:ilvl w:val="0"/>
          <w:numId w:val="20"/>
        </w:numPr>
        <w:rPr>
          <w:ins w:id="9886" w:author="Carlos Rosales" w:date="2025-08-13T07:57:00Z"/>
          <w:b/>
          <w:bCs/>
          <w:lang w:val="en-US" w:eastAsia="es-ES"/>
        </w:rPr>
      </w:pPr>
      <w:ins w:id="9887" w:author="Carlos Rosales" w:date="2025-08-13T07:57:00Z">
        <w:r>
          <w:rPr>
            <w:b/>
            <w:bCs/>
            <w:lang w:val="en-US" w:eastAsia="es-ES"/>
          </w:rPr>
          <w:t>Endpoints.</w:t>
        </w:r>
      </w:ins>
    </w:p>
    <w:p w14:paraId="26D8128E" w14:textId="7F415FD8" w:rsidR="0025733B" w:rsidRDefault="0025733B" w:rsidP="0025733B">
      <w:pPr>
        <w:ind w:firstLine="0"/>
        <w:rPr>
          <w:ins w:id="9888" w:author="Carlos Rosales" w:date="2025-08-13T07:57:00Z"/>
          <w:lang w:val="en-US" w:eastAsia="es-ES"/>
        </w:rPr>
      </w:pPr>
      <w:proofErr w:type="spellStart"/>
      <w:ins w:id="9889" w:author="Carlos Rosales" w:date="2025-08-13T07:57:00Z">
        <w:r>
          <w:rPr>
            <w:lang w:val="en-US" w:eastAsia="es-ES"/>
          </w:rPr>
          <w:lastRenderedPageBreak/>
          <w:t>Colección</w:t>
        </w:r>
        <w:proofErr w:type="spellEnd"/>
        <w:r>
          <w:rPr>
            <w:lang w:val="en-US" w:eastAsia="es-ES"/>
          </w:rPr>
          <w:t xml:space="preserve"> de </w:t>
        </w:r>
        <w:proofErr w:type="spellStart"/>
        <w:r>
          <w:rPr>
            <w:lang w:val="en-US" w:eastAsia="es-ES"/>
          </w:rPr>
          <w:t>órdenes</w:t>
        </w:r>
        <w:proofErr w:type="spellEnd"/>
        <w:r>
          <w:rPr>
            <w:lang w:val="en-US" w:eastAsia="es-ES"/>
          </w:rPr>
          <w:t>:</w:t>
        </w:r>
      </w:ins>
    </w:p>
    <w:p w14:paraId="2BF8FFE5" w14:textId="582BC1E3" w:rsidR="0025733B" w:rsidRDefault="0025733B" w:rsidP="0025733B">
      <w:pPr>
        <w:ind w:firstLine="360"/>
        <w:rPr>
          <w:ins w:id="9890" w:author="Carlos Rosales" w:date="2025-08-13T07:57:00Z"/>
          <w:lang w:eastAsia="es-ES"/>
        </w:rPr>
      </w:pPr>
      <w:ins w:id="9891" w:author="Carlos Rosales" w:date="2025-08-13T07:57:00Z">
        <w:r w:rsidRPr="0025733B">
          <w:rPr>
            <w:lang w:eastAsia="es-ES"/>
          </w:rPr>
          <w:t>localhost:8080/api/ordenes/</w:t>
        </w:r>
      </w:ins>
    </w:p>
    <w:p w14:paraId="11D6D90C" w14:textId="6DB21384" w:rsidR="0025733B" w:rsidRDefault="0025733B" w:rsidP="0025733B">
      <w:pPr>
        <w:ind w:firstLine="0"/>
        <w:rPr>
          <w:ins w:id="9892" w:author="Carlos Rosales" w:date="2025-08-13T07:57:00Z"/>
          <w:lang w:eastAsia="es-ES"/>
        </w:rPr>
      </w:pPr>
      <w:ins w:id="9893" w:author="Carlos Rosales" w:date="2025-08-13T07:57:00Z">
        <w:r>
          <w:rPr>
            <w:lang w:eastAsia="es-ES"/>
          </w:rPr>
          <w:t>Órdenes por estado</w:t>
        </w:r>
      </w:ins>
    </w:p>
    <w:p w14:paraId="5678DE06" w14:textId="73BCB980" w:rsidR="0025733B" w:rsidRDefault="0025733B" w:rsidP="0025733B">
      <w:pPr>
        <w:ind w:firstLine="360"/>
        <w:rPr>
          <w:ins w:id="9894" w:author="Carlos Rosales" w:date="2025-08-13T07:58:00Z"/>
          <w:lang w:eastAsia="es-ES"/>
        </w:rPr>
      </w:pPr>
      <w:ins w:id="9895" w:author="Carlos Rosales" w:date="2025-08-13T07:58:00Z">
        <w:r w:rsidRPr="0025733B">
          <w:rPr>
            <w:lang w:eastAsia="es-ES"/>
          </w:rPr>
          <w:t>localhost:8080/api/ordenes/estado/ENTREGADA</w:t>
        </w:r>
      </w:ins>
    </w:p>
    <w:p w14:paraId="2B5294D1" w14:textId="3E8FE04D" w:rsidR="0025733B" w:rsidRDefault="0025733B" w:rsidP="0025733B">
      <w:pPr>
        <w:ind w:firstLine="360"/>
        <w:rPr>
          <w:ins w:id="9896" w:author="Carlos Rosales" w:date="2025-08-13T07:58:00Z"/>
          <w:lang w:eastAsia="es-ES"/>
        </w:rPr>
      </w:pPr>
      <w:ins w:id="9897" w:author="Carlos Rosales" w:date="2025-08-13T07:58:00Z">
        <w:r>
          <w:rPr>
            <w:lang w:eastAsia="es-ES"/>
          </w:rPr>
          <w:t>Órdenes por ID:</w:t>
        </w:r>
      </w:ins>
    </w:p>
    <w:p w14:paraId="494EF778" w14:textId="70D83B26" w:rsidR="0025733B" w:rsidRPr="0025733B" w:rsidRDefault="0025733B">
      <w:pPr>
        <w:ind w:firstLine="708"/>
        <w:rPr>
          <w:ins w:id="9898" w:author="Carlos Rosales" w:date="2025-08-13T07:57:00Z"/>
          <w:lang w:val="en-US" w:eastAsia="es-ES"/>
        </w:rPr>
        <w:pPrChange w:id="9899" w:author="Carlos Rosales" w:date="2025-08-13T07:58:00Z">
          <w:pPr>
            <w:pStyle w:val="Prrafodelista"/>
            <w:numPr>
              <w:numId w:val="20"/>
            </w:numPr>
            <w:ind w:hanging="360"/>
          </w:pPr>
        </w:pPrChange>
      </w:pPr>
      <w:ins w:id="9900" w:author="Carlos Rosales" w:date="2025-08-13T07:58:00Z">
        <w:r w:rsidRPr="0025733B">
          <w:rPr>
            <w:lang w:eastAsia="es-ES"/>
          </w:rPr>
          <w:t>localhost:8080/api/ordenes/</w:t>
        </w:r>
        <w:r>
          <w:rPr>
            <w:lang w:eastAsia="es-ES"/>
          </w:rPr>
          <w:t>1</w:t>
        </w:r>
      </w:ins>
      <w:ins w:id="9901" w:author="Carlos Rosales" w:date="2025-08-13T09:08:00Z">
        <w:r w:rsidR="003969AA">
          <w:rPr>
            <w:lang w:eastAsia="es-ES"/>
          </w:rPr>
          <w:t xml:space="preserve"> </w:t>
        </w:r>
      </w:ins>
    </w:p>
    <w:p w14:paraId="68BC9CCB" w14:textId="77777777" w:rsidR="0025733B" w:rsidRPr="0025733B" w:rsidRDefault="0025733B">
      <w:pPr>
        <w:rPr>
          <w:ins w:id="9902" w:author="Carlos Rosales" w:date="2025-08-12T07:48:00Z"/>
          <w:b/>
          <w:bCs/>
          <w:lang w:val="en-US" w:eastAsia="es-ES"/>
          <w:rPrChange w:id="9903" w:author="Carlos Rosales" w:date="2025-08-13T07:57:00Z">
            <w:rPr>
              <w:ins w:id="9904" w:author="Carlos Rosales" w:date="2025-08-12T07:48:00Z"/>
              <w:lang w:val="en-US" w:eastAsia="es-ES"/>
            </w:rPr>
          </w:rPrChange>
        </w:rPr>
        <w:pPrChange w:id="9905" w:author="Carlos Rosales" w:date="2025-08-13T07:57:00Z">
          <w:pPr>
            <w:pStyle w:val="Prrafodelista"/>
            <w:numPr>
              <w:numId w:val="21"/>
            </w:numPr>
            <w:ind w:hanging="360"/>
          </w:pPr>
        </w:pPrChange>
      </w:pPr>
    </w:p>
    <w:p w14:paraId="3D663F52" w14:textId="1B815AFC" w:rsidR="008B3CD8" w:rsidRDefault="003969AA">
      <w:pPr>
        <w:pStyle w:val="Prrafodelista"/>
        <w:numPr>
          <w:ilvl w:val="0"/>
          <w:numId w:val="20"/>
        </w:numPr>
        <w:rPr>
          <w:ins w:id="9906" w:author="Carlos Rosales" w:date="2025-08-13T09:26:00Z"/>
          <w:b/>
          <w:bCs/>
          <w:lang w:val="en-US" w:eastAsia="es-ES"/>
        </w:rPr>
      </w:pPr>
      <w:proofErr w:type="spellStart"/>
      <w:ins w:id="9907" w:author="Carlos Rosales" w:date="2025-08-13T09:26:00Z">
        <w:r>
          <w:rPr>
            <w:b/>
            <w:bCs/>
            <w:lang w:val="en-US" w:eastAsia="es-ES"/>
          </w:rPr>
          <w:t>Insertando</w:t>
        </w:r>
        <w:proofErr w:type="spellEnd"/>
        <w:r>
          <w:rPr>
            <w:b/>
            <w:bCs/>
            <w:lang w:val="en-US" w:eastAsia="es-ES"/>
          </w:rPr>
          <w:t xml:space="preserve"> </w:t>
        </w:r>
        <w:proofErr w:type="spellStart"/>
        <w:r>
          <w:rPr>
            <w:b/>
            <w:bCs/>
            <w:lang w:val="en-US" w:eastAsia="es-ES"/>
          </w:rPr>
          <w:t>datos</w:t>
        </w:r>
        <w:proofErr w:type="spellEnd"/>
        <w:r>
          <w:rPr>
            <w:b/>
            <w:bCs/>
            <w:lang w:val="en-US" w:eastAsia="es-ES"/>
          </w:rPr>
          <w:t xml:space="preserve"> a la base.</w:t>
        </w:r>
      </w:ins>
    </w:p>
    <w:p w14:paraId="3C5ED5C4" w14:textId="77777777" w:rsidR="003969AA" w:rsidRPr="003969AA" w:rsidRDefault="003969AA" w:rsidP="003969AA">
      <w:pPr>
        <w:ind w:left="360" w:firstLine="0"/>
        <w:rPr>
          <w:ins w:id="9908" w:author="Carlos Rosales" w:date="2025-08-13T09:26:00Z"/>
          <w:sz w:val="16"/>
          <w:szCs w:val="14"/>
          <w:lang w:val="en-US" w:eastAsia="es-ES"/>
          <w:rPrChange w:id="9909" w:author="Carlos Rosales" w:date="2025-08-13T09:26:00Z">
            <w:rPr>
              <w:ins w:id="9910" w:author="Carlos Rosales" w:date="2025-08-13T09:26:00Z"/>
              <w:b/>
              <w:bCs/>
              <w:lang w:val="en-US" w:eastAsia="es-ES"/>
            </w:rPr>
          </w:rPrChange>
        </w:rPr>
      </w:pPr>
      <w:ins w:id="9911" w:author="Carlos Rosales" w:date="2025-08-13T09:26:00Z">
        <w:r w:rsidRPr="003969AA">
          <w:rPr>
            <w:sz w:val="16"/>
            <w:szCs w:val="14"/>
            <w:lang w:val="en-US" w:eastAsia="es-ES"/>
            <w:rPrChange w:id="9912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--INSERTANDO ROLES</w:t>
        </w:r>
      </w:ins>
    </w:p>
    <w:p w14:paraId="1D3B86F0" w14:textId="77777777" w:rsidR="003969AA" w:rsidRPr="003969AA" w:rsidRDefault="003969AA" w:rsidP="003969AA">
      <w:pPr>
        <w:ind w:left="360" w:firstLine="0"/>
        <w:rPr>
          <w:ins w:id="9913" w:author="Carlos Rosales" w:date="2025-08-13T09:26:00Z"/>
          <w:sz w:val="16"/>
          <w:szCs w:val="14"/>
          <w:lang w:val="en-US" w:eastAsia="es-ES"/>
          <w:rPrChange w:id="9914" w:author="Carlos Rosales" w:date="2025-08-13T09:26:00Z">
            <w:rPr>
              <w:ins w:id="9915" w:author="Carlos Rosales" w:date="2025-08-13T09:26:00Z"/>
              <w:b/>
              <w:bCs/>
              <w:lang w:val="en-US" w:eastAsia="es-ES"/>
            </w:rPr>
          </w:rPrChange>
        </w:rPr>
      </w:pPr>
      <w:ins w:id="9916" w:author="Carlos Rosales" w:date="2025-08-13T09:26:00Z">
        <w:r w:rsidRPr="003969AA">
          <w:rPr>
            <w:sz w:val="16"/>
            <w:szCs w:val="14"/>
            <w:lang w:val="en-US" w:eastAsia="es-ES"/>
            <w:rPrChange w:id="9917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roles (</w:t>
        </w:r>
        <w:proofErr w:type="spellStart"/>
        <w:r w:rsidRPr="003969AA">
          <w:rPr>
            <w:sz w:val="16"/>
            <w:szCs w:val="14"/>
            <w:lang w:val="en-US" w:eastAsia="es-ES"/>
            <w:rPrChange w:id="9918" w:author="Carlos Rosales" w:date="2025-08-13T09:26:00Z">
              <w:rPr>
                <w:b/>
                <w:bCs/>
                <w:lang w:val="en-US" w:eastAsia="es-ES"/>
              </w:rPr>
            </w:rPrChange>
          </w:rPr>
          <w:t>nombre</w:t>
        </w:r>
        <w:proofErr w:type="spellEnd"/>
        <w:r w:rsidRPr="003969AA">
          <w:rPr>
            <w:sz w:val="16"/>
            <w:szCs w:val="14"/>
            <w:lang w:val="en-US" w:eastAsia="es-ES"/>
            <w:rPrChange w:id="9919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 ('ADMIN');</w:t>
        </w:r>
      </w:ins>
    </w:p>
    <w:p w14:paraId="0FB46AA6" w14:textId="77777777" w:rsidR="003969AA" w:rsidRPr="003969AA" w:rsidRDefault="003969AA" w:rsidP="003969AA">
      <w:pPr>
        <w:ind w:left="360" w:firstLine="0"/>
        <w:rPr>
          <w:ins w:id="9920" w:author="Carlos Rosales" w:date="2025-08-13T09:26:00Z"/>
          <w:sz w:val="16"/>
          <w:szCs w:val="14"/>
          <w:lang w:val="en-US" w:eastAsia="es-ES"/>
          <w:rPrChange w:id="9921" w:author="Carlos Rosales" w:date="2025-08-13T09:26:00Z">
            <w:rPr>
              <w:ins w:id="9922" w:author="Carlos Rosales" w:date="2025-08-13T09:26:00Z"/>
              <w:b/>
              <w:bCs/>
              <w:lang w:val="en-US" w:eastAsia="es-ES"/>
            </w:rPr>
          </w:rPrChange>
        </w:rPr>
      </w:pPr>
      <w:ins w:id="9923" w:author="Carlos Rosales" w:date="2025-08-13T09:26:00Z">
        <w:r w:rsidRPr="003969AA">
          <w:rPr>
            <w:sz w:val="16"/>
            <w:szCs w:val="14"/>
            <w:lang w:val="en-US" w:eastAsia="es-ES"/>
            <w:rPrChange w:id="9924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roles (</w:t>
        </w:r>
        <w:proofErr w:type="spellStart"/>
        <w:r w:rsidRPr="003969AA">
          <w:rPr>
            <w:sz w:val="16"/>
            <w:szCs w:val="14"/>
            <w:lang w:val="en-US" w:eastAsia="es-ES"/>
            <w:rPrChange w:id="9925" w:author="Carlos Rosales" w:date="2025-08-13T09:26:00Z">
              <w:rPr>
                <w:b/>
                <w:bCs/>
                <w:lang w:val="en-US" w:eastAsia="es-ES"/>
              </w:rPr>
            </w:rPrChange>
          </w:rPr>
          <w:t>nombre</w:t>
        </w:r>
        <w:proofErr w:type="spellEnd"/>
        <w:r w:rsidRPr="003969AA">
          <w:rPr>
            <w:sz w:val="16"/>
            <w:szCs w:val="14"/>
            <w:lang w:val="en-US" w:eastAsia="es-ES"/>
            <w:rPrChange w:id="9926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 ('CLIENTE');</w:t>
        </w:r>
      </w:ins>
    </w:p>
    <w:p w14:paraId="176C2465" w14:textId="77777777" w:rsidR="003969AA" w:rsidRPr="003969AA" w:rsidRDefault="003969AA" w:rsidP="003969AA">
      <w:pPr>
        <w:ind w:left="360" w:firstLine="0"/>
        <w:rPr>
          <w:ins w:id="9927" w:author="Carlos Rosales" w:date="2025-08-13T09:26:00Z"/>
          <w:sz w:val="16"/>
          <w:szCs w:val="14"/>
          <w:lang w:val="en-US" w:eastAsia="es-ES"/>
          <w:rPrChange w:id="9928" w:author="Carlos Rosales" w:date="2025-08-13T09:26:00Z">
            <w:rPr>
              <w:ins w:id="9929" w:author="Carlos Rosales" w:date="2025-08-13T09:26:00Z"/>
              <w:b/>
              <w:bCs/>
              <w:lang w:val="en-US" w:eastAsia="es-ES"/>
            </w:rPr>
          </w:rPrChange>
        </w:rPr>
      </w:pPr>
      <w:ins w:id="9930" w:author="Carlos Rosales" w:date="2025-08-13T09:26:00Z">
        <w:r w:rsidRPr="003969AA">
          <w:rPr>
            <w:sz w:val="16"/>
            <w:szCs w:val="14"/>
            <w:lang w:val="en-US" w:eastAsia="es-ES"/>
            <w:rPrChange w:id="9931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--UPDATE roles SET </w:t>
        </w:r>
        <w:proofErr w:type="spellStart"/>
        <w:r w:rsidRPr="003969AA">
          <w:rPr>
            <w:sz w:val="16"/>
            <w:szCs w:val="14"/>
            <w:lang w:val="en-US" w:eastAsia="es-ES"/>
            <w:rPrChange w:id="9932" w:author="Carlos Rosales" w:date="2025-08-13T09:26:00Z">
              <w:rPr>
                <w:b/>
                <w:bCs/>
                <w:lang w:val="en-US" w:eastAsia="es-ES"/>
              </w:rPr>
            </w:rPrChange>
          </w:rPr>
          <w:t>nombre</w:t>
        </w:r>
        <w:proofErr w:type="spellEnd"/>
        <w:r w:rsidRPr="003969AA">
          <w:rPr>
            <w:sz w:val="16"/>
            <w:szCs w:val="14"/>
            <w:lang w:val="en-US" w:eastAsia="es-ES"/>
            <w:rPrChange w:id="9933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 = 'MESERO/A' WHERE id=2;</w:t>
        </w:r>
      </w:ins>
    </w:p>
    <w:p w14:paraId="2ABCF21C" w14:textId="77777777" w:rsidR="003969AA" w:rsidRPr="003969AA" w:rsidRDefault="003969AA" w:rsidP="003969AA">
      <w:pPr>
        <w:ind w:left="360" w:firstLine="0"/>
        <w:rPr>
          <w:ins w:id="9934" w:author="Carlos Rosales" w:date="2025-08-13T09:26:00Z"/>
          <w:sz w:val="16"/>
          <w:szCs w:val="14"/>
          <w:lang w:val="en-US" w:eastAsia="es-ES"/>
          <w:rPrChange w:id="9935" w:author="Carlos Rosales" w:date="2025-08-13T09:26:00Z">
            <w:rPr>
              <w:ins w:id="9936" w:author="Carlos Rosales" w:date="2025-08-13T09:26:00Z"/>
              <w:b/>
              <w:bCs/>
              <w:lang w:val="en-US" w:eastAsia="es-ES"/>
            </w:rPr>
          </w:rPrChange>
        </w:rPr>
      </w:pPr>
      <w:ins w:id="9937" w:author="Carlos Rosales" w:date="2025-08-13T09:26:00Z">
        <w:r w:rsidRPr="003969AA">
          <w:rPr>
            <w:sz w:val="16"/>
            <w:szCs w:val="14"/>
            <w:lang w:val="en-US" w:eastAsia="es-ES"/>
            <w:rPrChange w:id="9938" w:author="Carlos Rosales" w:date="2025-08-13T09:26:00Z">
              <w:rPr>
                <w:b/>
                <w:bCs/>
                <w:lang w:val="en-US" w:eastAsia="es-ES"/>
              </w:rPr>
            </w:rPrChange>
          </w:rPr>
          <w:t>--SELECT * FROM roles;</w:t>
        </w:r>
      </w:ins>
    </w:p>
    <w:p w14:paraId="2DA0F796" w14:textId="77777777" w:rsidR="003969AA" w:rsidRPr="003969AA" w:rsidRDefault="003969AA" w:rsidP="003969AA">
      <w:pPr>
        <w:ind w:left="360" w:firstLine="0"/>
        <w:rPr>
          <w:ins w:id="9939" w:author="Carlos Rosales" w:date="2025-08-13T09:26:00Z"/>
          <w:sz w:val="16"/>
          <w:szCs w:val="14"/>
          <w:lang w:val="en-US" w:eastAsia="es-ES"/>
          <w:rPrChange w:id="9940" w:author="Carlos Rosales" w:date="2025-08-13T09:26:00Z">
            <w:rPr>
              <w:ins w:id="9941" w:author="Carlos Rosales" w:date="2025-08-13T09:26:00Z"/>
              <w:b/>
              <w:bCs/>
              <w:lang w:val="en-US" w:eastAsia="es-ES"/>
            </w:rPr>
          </w:rPrChange>
        </w:rPr>
      </w:pPr>
    </w:p>
    <w:p w14:paraId="1347000D" w14:textId="77777777" w:rsidR="003969AA" w:rsidRPr="003969AA" w:rsidRDefault="003969AA" w:rsidP="003969AA">
      <w:pPr>
        <w:ind w:left="360" w:firstLine="0"/>
        <w:rPr>
          <w:ins w:id="9942" w:author="Carlos Rosales" w:date="2025-08-13T09:26:00Z"/>
          <w:sz w:val="16"/>
          <w:szCs w:val="14"/>
          <w:lang w:val="en-US" w:eastAsia="es-ES"/>
          <w:rPrChange w:id="9943" w:author="Carlos Rosales" w:date="2025-08-13T09:26:00Z">
            <w:rPr>
              <w:ins w:id="9944" w:author="Carlos Rosales" w:date="2025-08-13T09:26:00Z"/>
              <w:b/>
              <w:bCs/>
              <w:lang w:val="en-US" w:eastAsia="es-ES"/>
            </w:rPr>
          </w:rPrChange>
        </w:rPr>
      </w:pPr>
      <w:ins w:id="9945" w:author="Carlos Rosales" w:date="2025-08-13T09:26:00Z">
        <w:r w:rsidRPr="003969AA">
          <w:rPr>
            <w:sz w:val="16"/>
            <w:szCs w:val="14"/>
            <w:lang w:val="en-US" w:eastAsia="es-ES"/>
            <w:rPrChange w:id="9946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--INSERTANDO UN USUARIO</w:t>
        </w:r>
      </w:ins>
    </w:p>
    <w:p w14:paraId="25D99BEF" w14:textId="77777777" w:rsidR="003969AA" w:rsidRPr="003969AA" w:rsidRDefault="003969AA" w:rsidP="003969AA">
      <w:pPr>
        <w:ind w:left="360" w:firstLine="0"/>
        <w:rPr>
          <w:ins w:id="9947" w:author="Carlos Rosales" w:date="2025-08-13T09:26:00Z"/>
          <w:sz w:val="16"/>
          <w:szCs w:val="14"/>
          <w:lang w:val="en-US" w:eastAsia="es-ES"/>
          <w:rPrChange w:id="9948" w:author="Carlos Rosales" w:date="2025-08-13T09:26:00Z">
            <w:rPr>
              <w:ins w:id="9949" w:author="Carlos Rosales" w:date="2025-08-13T09:26:00Z"/>
              <w:b/>
              <w:bCs/>
              <w:lang w:val="en-US" w:eastAsia="es-ES"/>
            </w:rPr>
          </w:rPrChange>
        </w:rPr>
      </w:pPr>
      <w:ins w:id="9950" w:author="Carlos Rosales" w:date="2025-08-13T09:26:00Z">
        <w:r w:rsidRPr="003969AA">
          <w:rPr>
            <w:sz w:val="16"/>
            <w:szCs w:val="14"/>
            <w:lang w:val="en-US" w:eastAsia="es-ES"/>
            <w:rPrChange w:id="9951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--INSERT INTO </w:t>
        </w:r>
        <w:proofErr w:type="spellStart"/>
        <w:r w:rsidRPr="003969AA">
          <w:rPr>
            <w:sz w:val="16"/>
            <w:szCs w:val="14"/>
            <w:lang w:val="en-US" w:eastAsia="es-ES"/>
            <w:rPrChange w:id="9952" w:author="Carlos Rosales" w:date="2025-08-13T09:26:00Z">
              <w:rPr>
                <w:b/>
                <w:bCs/>
                <w:lang w:val="en-US" w:eastAsia="es-ES"/>
              </w:rPr>
            </w:rPrChange>
          </w:rPr>
          <w:t>usuarios</w:t>
        </w:r>
        <w:proofErr w:type="spellEnd"/>
        <w:r w:rsidRPr="003969AA">
          <w:rPr>
            <w:sz w:val="16"/>
            <w:szCs w:val="14"/>
            <w:lang w:val="en-US" w:eastAsia="es-ES"/>
            <w:rPrChange w:id="9953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 (</w:t>
        </w:r>
        <w:proofErr w:type="spellStart"/>
        <w:r w:rsidRPr="003969AA">
          <w:rPr>
            <w:sz w:val="16"/>
            <w:szCs w:val="14"/>
            <w:lang w:val="en-US" w:eastAsia="es-ES"/>
            <w:rPrChange w:id="9954" w:author="Carlos Rosales" w:date="2025-08-13T09:26:00Z">
              <w:rPr>
                <w:b/>
                <w:bCs/>
                <w:lang w:val="en-US" w:eastAsia="es-ES"/>
              </w:rPr>
            </w:rPrChange>
          </w:rPr>
          <w:t>nombre</w:t>
        </w:r>
        <w:proofErr w:type="spellEnd"/>
        <w:r w:rsidRPr="003969AA">
          <w:rPr>
            <w:sz w:val="16"/>
            <w:szCs w:val="14"/>
            <w:lang w:val="en-US" w:eastAsia="es-ES"/>
            <w:rPrChange w:id="9955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, </w:t>
        </w:r>
        <w:proofErr w:type="spellStart"/>
        <w:r w:rsidRPr="003969AA">
          <w:rPr>
            <w:sz w:val="16"/>
            <w:szCs w:val="14"/>
            <w:lang w:val="en-US" w:eastAsia="es-ES"/>
            <w:rPrChange w:id="9956" w:author="Carlos Rosales" w:date="2025-08-13T09:26:00Z">
              <w:rPr>
                <w:b/>
                <w:bCs/>
                <w:lang w:val="en-US" w:eastAsia="es-ES"/>
              </w:rPr>
            </w:rPrChange>
          </w:rPr>
          <w:t>usuario</w:t>
        </w:r>
        <w:proofErr w:type="spellEnd"/>
        <w:r w:rsidRPr="003969AA">
          <w:rPr>
            <w:sz w:val="16"/>
            <w:szCs w:val="14"/>
            <w:lang w:val="en-US" w:eastAsia="es-ES"/>
            <w:rPrChange w:id="9957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, 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9958" w:author="Carlos Rosales" w:date="2025-08-13T09:26:00Z">
              <w:rPr>
                <w:b/>
                <w:bCs/>
                <w:lang w:val="en-US" w:eastAsia="es-ES"/>
              </w:rPr>
            </w:rPrChange>
          </w:rPr>
          <w:t>password,activo</w:t>
        </w:r>
        <w:proofErr w:type="gramEnd"/>
        <w:r w:rsidRPr="003969AA">
          <w:rPr>
            <w:sz w:val="16"/>
            <w:szCs w:val="14"/>
            <w:lang w:val="en-US" w:eastAsia="es-ES"/>
            <w:rPrChange w:id="9959" w:author="Carlos Rosales" w:date="2025-08-13T09:26:00Z">
              <w:rPr>
                <w:b/>
                <w:bCs/>
                <w:lang w:val="en-US" w:eastAsia="es-ES"/>
              </w:rPr>
            </w:rPrChange>
          </w:rPr>
          <w:t>,role_id</w:t>
        </w:r>
        <w:proofErr w:type="spellEnd"/>
        <w:r w:rsidRPr="003969AA">
          <w:rPr>
            <w:sz w:val="16"/>
            <w:szCs w:val="14"/>
            <w:lang w:val="en-US" w:eastAsia="es-ES"/>
            <w:rPrChange w:id="9960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 ('ernesto','ernesto','carlitos',true,2);</w:t>
        </w:r>
      </w:ins>
    </w:p>
    <w:p w14:paraId="283FF5EB" w14:textId="77777777" w:rsidR="003969AA" w:rsidRPr="003969AA" w:rsidRDefault="003969AA" w:rsidP="003969AA">
      <w:pPr>
        <w:ind w:left="360" w:firstLine="0"/>
        <w:rPr>
          <w:ins w:id="9961" w:author="Carlos Rosales" w:date="2025-08-13T09:26:00Z"/>
          <w:sz w:val="16"/>
          <w:szCs w:val="14"/>
          <w:lang w:val="en-US" w:eastAsia="es-ES"/>
          <w:rPrChange w:id="9962" w:author="Carlos Rosales" w:date="2025-08-13T09:26:00Z">
            <w:rPr>
              <w:ins w:id="9963" w:author="Carlos Rosales" w:date="2025-08-13T09:26:00Z"/>
              <w:b/>
              <w:bCs/>
              <w:lang w:val="en-US" w:eastAsia="es-ES"/>
            </w:rPr>
          </w:rPrChange>
        </w:rPr>
      </w:pPr>
      <w:ins w:id="9964" w:author="Carlos Rosales" w:date="2025-08-13T09:26:00Z">
        <w:r w:rsidRPr="003969AA">
          <w:rPr>
            <w:sz w:val="16"/>
            <w:szCs w:val="14"/>
            <w:lang w:val="en-US" w:eastAsia="es-ES"/>
            <w:rPrChange w:id="9965" w:author="Carlos Rosales" w:date="2025-08-13T09:26:00Z">
              <w:rPr>
                <w:b/>
                <w:bCs/>
                <w:lang w:val="en-US" w:eastAsia="es-ES"/>
              </w:rPr>
            </w:rPrChange>
          </w:rPr>
          <w:t xml:space="preserve">--SELECT * FROM </w:t>
        </w:r>
        <w:proofErr w:type="spellStart"/>
        <w:r w:rsidRPr="003969AA">
          <w:rPr>
            <w:sz w:val="16"/>
            <w:szCs w:val="14"/>
            <w:lang w:val="en-US" w:eastAsia="es-ES"/>
            <w:rPrChange w:id="9966" w:author="Carlos Rosales" w:date="2025-08-13T09:26:00Z">
              <w:rPr>
                <w:b/>
                <w:bCs/>
                <w:lang w:val="en-US" w:eastAsia="es-ES"/>
              </w:rPr>
            </w:rPrChange>
          </w:rPr>
          <w:t>usuarios</w:t>
        </w:r>
        <w:proofErr w:type="spellEnd"/>
        <w:r w:rsidRPr="003969AA">
          <w:rPr>
            <w:sz w:val="16"/>
            <w:szCs w:val="14"/>
            <w:lang w:val="en-US" w:eastAsia="es-ES"/>
            <w:rPrChange w:id="9967" w:author="Carlos Rosales" w:date="2025-08-13T09:26:00Z">
              <w:rPr>
                <w:b/>
                <w:bCs/>
                <w:lang w:val="en-US" w:eastAsia="es-ES"/>
              </w:rPr>
            </w:rPrChange>
          </w:rPr>
          <w:t>;</w:t>
        </w:r>
      </w:ins>
    </w:p>
    <w:p w14:paraId="38CA06E6" w14:textId="77777777" w:rsidR="003969AA" w:rsidRPr="003969AA" w:rsidRDefault="003969AA" w:rsidP="003969AA">
      <w:pPr>
        <w:ind w:left="360" w:firstLine="0"/>
        <w:rPr>
          <w:ins w:id="9968" w:author="Carlos Rosales" w:date="2025-08-13T09:26:00Z"/>
          <w:sz w:val="16"/>
          <w:szCs w:val="14"/>
          <w:lang w:val="en-US" w:eastAsia="es-ES"/>
          <w:rPrChange w:id="9969" w:author="Carlos Rosales" w:date="2025-08-13T09:26:00Z">
            <w:rPr>
              <w:ins w:id="9970" w:author="Carlos Rosales" w:date="2025-08-13T09:26:00Z"/>
              <w:b/>
              <w:bCs/>
              <w:lang w:val="en-US" w:eastAsia="es-ES"/>
            </w:rPr>
          </w:rPrChange>
        </w:rPr>
      </w:pPr>
    </w:p>
    <w:p w14:paraId="397766D1" w14:textId="77777777" w:rsidR="003969AA" w:rsidRPr="003969AA" w:rsidRDefault="003969AA" w:rsidP="003969AA">
      <w:pPr>
        <w:ind w:left="360" w:firstLine="0"/>
        <w:rPr>
          <w:ins w:id="9971" w:author="Carlos Rosales" w:date="2025-08-13T09:26:00Z"/>
          <w:sz w:val="16"/>
          <w:szCs w:val="14"/>
          <w:lang w:val="en-US" w:eastAsia="es-ES"/>
          <w:rPrChange w:id="9972" w:author="Carlos Rosales" w:date="2025-08-13T09:26:00Z">
            <w:rPr>
              <w:ins w:id="9973" w:author="Carlos Rosales" w:date="2025-08-13T09:26:00Z"/>
              <w:b/>
              <w:bCs/>
              <w:lang w:val="en-US" w:eastAsia="es-ES"/>
            </w:rPr>
          </w:rPrChange>
        </w:rPr>
      </w:pPr>
      <w:ins w:id="9974" w:author="Carlos Rosales" w:date="2025-08-13T09:26:00Z">
        <w:r w:rsidRPr="003969AA">
          <w:rPr>
            <w:sz w:val="16"/>
            <w:szCs w:val="14"/>
            <w:lang w:val="en-US" w:eastAsia="es-ES"/>
            <w:rPrChange w:id="9975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--INSERTANDO MESAS</w:t>
        </w:r>
      </w:ins>
    </w:p>
    <w:p w14:paraId="34B041C8" w14:textId="77777777" w:rsidR="003969AA" w:rsidRPr="003969AA" w:rsidRDefault="003969AA" w:rsidP="003969AA">
      <w:pPr>
        <w:ind w:left="360" w:firstLine="0"/>
        <w:rPr>
          <w:ins w:id="9976" w:author="Carlos Rosales" w:date="2025-08-13T09:26:00Z"/>
          <w:sz w:val="16"/>
          <w:szCs w:val="14"/>
          <w:lang w:val="en-US" w:eastAsia="es-ES"/>
          <w:rPrChange w:id="9977" w:author="Carlos Rosales" w:date="2025-08-13T09:26:00Z">
            <w:rPr>
              <w:ins w:id="9978" w:author="Carlos Rosales" w:date="2025-08-13T09:26:00Z"/>
              <w:b/>
              <w:bCs/>
              <w:lang w:val="en-US" w:eastAsia="es-ES"/>
            </w:rPr>
          </w:rPrChange>
        </w:rPr>
      </w:pPr>
      <w:ins w:id="9979" w:author="Carlos Rosales" w:date="2025-08-13T09:26:00Z">
        <w:r w:rsidRPr="003969AA">
          <w:rPr>
            <w:sz w:val="16"/>
            <w:szCs w:val="14"/>
            <w:lang w:val="en-US" w:eastAsia="es-ES"/>
            <w:rPrChange w:id="9980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mesas(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9981" w:author="Carlos Rosales" w:date="2025-08-13T09:26:00Z">
              <w:rPr>
                <w:b/>
                <w:bCs/>
                <w:lang w:val="en-US" w:eastAsia="es-ES"/>
              </w:rPr>
            </w:rPrChange>
          </w:rPr>
          <w:t>numero,ubicacion</w:t>
        </w:r>
        <w:proofErr w:type="spellEnd"/>
        <w:proofErr w:type="gramEnd"/>
        <w:r w:rsidRPr="003969AA">
          <w:rPr>
            <w:sz w:val="16"/>
            <w:szCs w:val="14"/>
            <w:lang w:val="en-US" w:eastAsia="es-ES"/>
            <w:rPrChange w:id="9982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VALUES(1,'Interior');</w:t>
        </w:r>
      </w:ins>
    </w:p>
    <w:p w14:paraId="68D87809" w14:textId="77777777" w:rsidR="003969AA" w:rsidRPr="003969AA" w:rsidRDefault="003969AA" w:rsidP="003969AA">
      <w:pPr>
        <w:ind w:left="360" w:firstLine="0"/>
        <w:rPr>
          <w:ins w:id="9983" w:author="Carlos Rosales" w:date="2025-08-13T09:26:00Z"/>
          <w:sz w:val="16"/>
          <w:szCs w:val="14"/>
          <w:lang w:val="en-US" w:eastAsia="es-ES"/>
          <w:rPrChange w:id="9984" w:author="Carlos Rosales" w:date="2025-08-13T09:26:00Z">
            <w:rPr>
              <w:ins w:id="9985" w:author="Carlos Rosales" w:date="2025-08-13T09:26:00Z"/>
              <w:b/>
              <w:bCs/>
              <w:lang w:val="en-US" w:eastAsia="es-ES"/>
            </w:rPr>
          </w:rPrChange>
        </w:rPr>
      </w:pPr>
      <w:ins w:id="9986" w:author="Carlos Rosales" w:date="2025-08-13T09:26:00Z">
        <w:r w:rsidRPr="003969AA">
          <w:rPr>
            <w:sz w:val="16"/>
            <w:szCs w:val="14"/>
            <w:lang w:val="en-US" w:eastAsia="es-ES"/>
            <w:rPrChange w:id="9987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mesas(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9988" w:author="Carlos Rosales" w:date="2025-08-13T09:26:00Z">
              <w:rPr>
                <w:b/>
                <w:bCs/>
                <w:lang w:val="en-US" w:eastAsia="es-ES"/>
              </w:rPr>
            </w:rPrChange>
          </w:rPr>
          <w:t>numero,ubicacion</w:t>
        </w:r>
        <w:proofErr w:type="spellEnd"/>
        <w:proofErr w:type="gramEnd"/>
        <w:r w:rsidRPr="003969AA">
          <w:rPr>
            <w:sz w:val="16"/>
            <w:szCs w:val="14"/>
            <w:lang w:val="en-US" w:eastAsia="es-ES"/>
            <w:rPrChange w:id="9989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VALUES(2,'Interior');</w:t>
        </w:r>
      </w:ins>
    </w:p>
    <w:p w14:paraId="5381DE11" w14:textId="77777777" w:rsidR="003969AA" w:rsidRPr="003969AA" w:rsidRDefault="003969AA" w:rsidP="003969AA">
      <w:pPr>
        <w:ind w:left="360" w:firstLine="0"/>
        <w:rPr>
          <w:ins w:id="9990" w:author="Carlos Rosales" w:date="2025-08-13T09:26:00Z"/>
          <w:sz w:val="16"/>
          <w:szCs w:val="14"/>
          <w:lang w:val="en-US" w:eastAsia="es-ES"/>
          <w:rPrChange w:id="9991" w:author="Carlos Rosales" w:date="2025-08-13T09:26:00Z">
            <w:rPr>
              <w:ins w:id="9992" w:author="Carlos Rosales" w:date="2025-08-13T09:26:00Z"/>
              <w:b/>
              <w:bCs/>
              <w:lang w:val="en-US" w:eastAsia="es-ES"/>
            </w:rPr>
          </w:rPrChange>
        </w:rPr>
      </w:pPr>
      <w:ins w:id="9993" w:author="Carlos Rosales" w:date="2025-08-13T09:26:00Z">
        <w:r w:rsidRPr="003969AA">
          <w:rPr>
            <w:sz w:val="16"/>
            <w:szCs w:val="14"/>
            <w:lang w:val="en-US" w:eastAsia="es-ES"/>
            <w:rPrChange w:id="9994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mesas(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9995" w:author="Carlos Rosales" w:date="2025-08-13T09:26:00Z">
              <w:rPr>
                <w:b/>
                <w:bCs/>
                <w:lang w:val="en-US" w:eastAsia="es-ES"/>
              </w:rPr>
            </w:rPrChange>
          </w:rPr>
          <w:t>numero,ubicacion</w:t>
        </w:r>
        <w:proofErr w:type="spellEnd"/>
        <w:proofErr w:type="gramEnd"/>
        <w:r w:rsidRPr="003969AA">
          <w:rPr>
            <w:sz w:val="16"/>
            <w:szCs w:val="14"/>
            <w:lang w:val="en-US" w:eastAsia="es-ES"/>
            <w:rPrChange w:id="9996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VALUES(3,'Exterior');</w:t>
        </w:r>
      </w:ins>
    </w:p>
    <w:p w14:paraId="38310220" w14:textId="77777777" w:rsidR="003969AA" w:rsidRPr="003969AA" w:rsidRDefault="003969AA" w:rsidP="003969AA">
      <w:pPr>
        <w:ind w:left="360" w:firstLine="0"/>
        <w:rPr>
          <w:ins w:id="9997" w:author="Carlos Rosales" w:date="2025-08-13T09:26:00Z"/>
          <w:sz w:val="16"/>
          <w:szCs w:val="14"/>
          <w:lang w:val="en-US" w:eastAsia="es-ES"/>
          <w:rPrChange w:id="9998" w:author="Carlos Rosales" w:date="2025-08-13T09:26:00Z">
            <w:rPr>
              <w:ins w:id="9999" w:author="Carlos Rosales" w:date="2025-08-13T09:26:00Z"/>
              <w:b/>
              <w:bCs/>
              <w:lang w:val="en-US" w:eastAsia="es-ES"/>
            </w:rPr>
          </w:rPrChange>
        </w:rPr>
      </w:pPr>
      <w:ins w:id="10000" w:author="Carlos Rosales" w:date="2025-08-13T09:26:00Z">
        <w:r w:rsidRPr="003969AA">
          <w:rPr>
            <w:sz w:val="16"/>
            <w:szCs w:val="14"/>
            <w:lang w:val="en-US" w:eastAsia="es-ES"/>
            <w:rPrChange w:id="10001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mesas(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10002" w:author="Carlos Rosales" w:date="2025-08-13T09:26:00Z">
              <w:rPr>
                <w:b/>
                <w:bCs/>
                <w:lang w:val="en-US" w:eastAsia="es-ES"/>
              </w:rPr>
            </w:rPrChange>
          </w:rPr>
          <w:t>numero,ubicacion</w:t>
        </w:r>
        <w:proofErr w:type="spellEnd"/>
        <w:proofErr w:type="gramEnd"/>
        <w:r w:rsidRPr="003969AA">
          <w:rPr>
            <w:sz w:val="16"/>
            <w:szCs w:val="14"/>
            <w:lang w:val="en-US" w:eastAsia="es-ES"/>
            <w:rPrChange w:id="10003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VALUES(4,'Exterior');</w:t>
        </w:r>
      </w:ins>
    </w:p>
    <w:p w14:paraId="4B2B5832" w14:textId="77777777" w:rsidR="003969AA" w:rsidRPr="003969AA" w:rsidRDefault="003969AA" w:rsidP="003969AA">
      <w:pPr>
        <w:ind w:left="360" w:firstLine="0"/>
        <w:rPr>
          <w:ins w:id="10004" w:author="Carlos Rosales" w:date="2025-08-13T09:26:00Z"/>
          <w:sz w:val="16"/>
          <w:szCs w:val="14"/>
          <w:lang w:val="en-US" w:eastAsia="es-ES"/>
          <w:rPrChange w:id="10005" w:author="Carlos Rosales" w:date="2025-08-13T09:26:00Z">
            <w:rPr>
              <w:ins w:id="10006" w:author="Carlos Rosales" w:date="2025-08-13T09:26:00Z"/>
              <w:b/>
              <w:bCs/>
              <w:lang w:val="en-US" w:eastAsia="es-ES"/>
            </w:rPr>
          </w:rPrChange>
        </w:rPr>
      </w:pPr>
      <w:ins w:id="10007" w:author="Carlos Rosales" w:date="2025-08-13T09:26:00Z">
        <w:r w:rsidRPr="003969AA">
          <w:rPr>
            <w:sz w:val="16"/>
            <w:szCs w:val="14"/>
            <w:lang w:val="en-US" w:eastAsia="es-ES"/>
            <w:rPrChange w:id="10008" w:author="Carlos Rosales" w:date="2025-08-13T09:26:00Z">
              <w:rPr>
                <w:b/>
                <w:bCs/>
                <w:lang w:val="en-US" w:eastAsia="es-ES"/>
              </w:rPr>
            </w:rPrChange>
          </w:rPr>
          <w:t>--INSERT INTO mesas(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  <w:rPrChange w:id="10009" w:author="Carlos Rosales" w:date="2025-08-13T09:26:00Z">
              <w:rPr>
                <w:b/>
                <w:bCs/>
                <w:lang w:val="en-US" w:eastAsia="es-ES"/>
              </w:rPr>
            </w:rPrChange>
          </w:rPr>
          <w:t>numero,ubicacion</w:t>
        </w:r>
        <w:proofErr w:type="spellEnd"/>
        <w:proofErr w:type="gramEnd"/>
        <w:r w:rsidRPr="003969AA">
          <w:rPr>
            <w:sz w:val="16"/>
            <w:szCs w:val="14"/>
            <w:lang w:val="en-US" w:eastAsia="es-ES"/>
            <w:rPrChange w:id="10010" w:author="Carlos Rosales" w:date="2025-08-13T09:26:00Z">
              <w:rPr>
                <w:b/>
                <w:bCs/>
                <w:lang w:val="en-US" w:eastAsia="es-ES"/>
              </w:rPr>
            </w:rPrChange>
          </w:rPr>
          <w:t>) VALUES(5,'Terraza');</w:t>
        </w:r>
      </w:ins>
    </w:p>
    <w:p w14:paraId="5CC4B8F4" w14:textId="58E35672" w:rsidR="003969AA" w:rsidRDefault="003969AA" w:rsidP="003969AA">
      <w:pPr>
        <w:ind w:left="360" w:firstLine="0"/>
        <w:rPr>
          <w:ins w:id="10011" w:author="Carlos Rosales" w:date="2025-08-13T09:31:00Z"/>
          <w:sz w:val="16"/>
          <w:szCs w:val="14"/>
          <w:lang w:val="en-US" w:eastAsia="es-ES"/>
        </w:rPr>
      </w:pPr>
      <w:ins w:id="10012" w:author="Carlos Rosales" w:date="2025-08-13T09:26:00Z">
        <w:r w:rsidRPr="003969AA">
          <w:rPr>
            <w:sz w:val="16"/>
            <w:szCs w:val="14"/>
            <w:lang w:val="en-US" w:eastAsia="es-ES"/>
            <w:rPrChange w:id="10013" w:author="Carlos Rosales" w:date="2025-08-13T09:26:00Z">
              <w:rPr>
                <w:b/>
                <w:bCs/>
                <w:lang w:val="en-US" w:eastAsia="es-ES"/>
              </w:rPr>
            </w:rPrChange>
          </w:rPr>
          <w:t>--SELECT * FROM mesas;</w:t>
        </w:r>
      </w:ins>
    </w:p>
    <w:p w14:paraId="2BE2F74F" w14:textId="77777777" w:rsidR="003969AA" w:rsidRDefault="003969AA" w:rsidP="003969AA">
      <w:pPr>
        <w:ind w:left="360" w:firstLine="0"/>
        <w:rPr>
          <w:ins w:id="10014" w:author="Carlos Rosales" w:date="2025-08-13T09:31:00Z"/>
          <w:sz w:val="16"/>
          <w:szCs w:val="14"/>
          <w:lang w:val="en-US" w:eastAsia="es-ES"/>
        </w:rPr>
      </w:pPr>
    </w:p>
    <w:p w14:paraId="16751884" w14:textId="77777777" w:rsidR="003969AA" w:rsidRPr="003969AA" w:rsidRDefault="003969AA" w:rsidP="003969AA">
      <w:pPr>
        <w:ind w:left="360" w:firstLine="0"/>
        <w:rPr>
          <w:ins w:id="10015" w:author="Carlos Rosales" w:date="2025-08-13T09:31:00Z"/>
          <w:sz w:val="16"/>
          <w:szCs w:val="14"/>
          <w:lang w:val="en-US" w:eastAsia="es-ES"/>
        </w:rPr>
      </w:pPr>
      <w:ins w:id="10016" w:author="Carlos Rosales" w:date="2025-08-13T09:31:00Z">
        <w:r w:rsidRPr="003969AA">
          <w:rPr>
            <w:sz w:val="16"/>
            <w:szCs w:val="14"/>
            <w:lang w:val="en-US" w:eastAsia="es-ES"/>
          </w:rPr>
          <w:t>--INSERTANDO CLIENTES</w:t>
        </w:r>
      </w:ins>
    </w:p>
    <w:p w14:paraId="253A4783" w14:textId="77777777" w:rsidR="003969AA" w:rsidRPr="003969AA" w:rsidRDefault="003969AA" w:rsidP="003969AA">
      <w:pPr>
        <w:ind w:left="360" w:firstLine="0"/>
        <w:rPr>
          <w:ins w:id="10017" w:author="Carlos Rosales" w:date="2025-08-13T09:31:00Z"/>
          <w:sz w:val="16"/>
          <w:szCs w:val="14"/>
          <w:lang w:val="en-US" w:eastAsia="es-ES"/>
        </w:rPr>
      </w:pPr>
      <w:ins w:id="10018" w:author="Carlos Rosales" w:date="2025-08-13T09:31:00Z">
        <w:r w:rsidRPr="003969AA">
          <w:rPr>
            <w:sz w:val="16"/>
            <w:szCs w:val="14"/>
            <w:lang w:val="en-US" w:eastAsia="es-ES"/>
          </w:rPr>
          <w:lastRenderedPageBreak/>
          <w:t xml:space="preserve">--INSERT INTO </w:t>
        </w:r>
        <w:proofErr w:type="spellStart"/>
        <w:proofErr w:type="gramStart"/>
        <w:r w:rsidRPr="003969AA">
          <w:rPr>
            <w:sz w:val="16"/>
            <w:szCs w:val="14"/>
            <w:lang w:val="en-US" w:eastAsia="es-ES"/>
          </w:rPr>
          <w:t>clientes</w:t>
        </w:r>
        <w:proofErr w:type="spellEnd"/>
        <w:r w:rsidRPr="003969AA">
          <w:rPr>
            <w:sz w:val="16"/>
            <w:szCs w:val="14"/>
            <w:lang w:val="en-US" w:eastAsia="es-ES"/>
          </w:rPr>
          <w:t>(</w:t>
        </w:r>
        <w:proofErr w:type="spellStart"/>
        <w:proofErr w:type="gramEnd"/>
        <w:r w:rsidRPr="003969AA">
          <w:rPr>
            <w:sz w:val="16"/>
            <w:szCs w:val="14"/>
            <w:lang w:val="en-US" w:eastAsia="es-ES"/>
          </w:rPr>
          <w:t>nombre</w:t>
        </w:r>
        <w:proofErr w:type="spellEnd"/>
        <w:r w:rsidRPr="003969AA">
          <w:rPr>
            <w:sz w:val="16"/>
            <w:szCs w:val="14"/>
            <w:lang w:val="en-US" w:eastAsia="es-ES"/>
          </w:rPr>
          <w:t xml:space="preserve">, </w:t>
        </w:r>
        <w:proofErr w:type="spellStart"/>
        <w:r w:rsidRPr="003969AA">
          <w:rPr>
            <w:sz w:val="16"/>
            <w:szCs w:val="14"/>
            <w:lang w:val="en-US" w:eastAsia="es-ES"/>
          </w:rPr>
          <w:t>direccion,email,telefono,tipo_cliente</w:t>
        </w:r>
        <w:proofErr w:type="spellEnd"/>
        <w:r w:rsidRPr="003969AA">
          <w:rPr>
            <w:sz w:val="16"/>
            <w:szCs w:val="14"/>
            <w:lang w:val="en-US" w:eastAsia="es-ES"/>
          </w:rPr>
          <w:t xml:space="preserve">) </w:t>
        </w:r>
      </w:ins>
    </w:p>
    <w:p w14:paraId="47D631F9" w14:textId="77777777" w:rsidR="003969AA" w:rsidRPr="003969AA" w:rsidRDefault="003969AA" w:rsidP="003969AA">
      <w:pPr>
        <w:ind w:left="360" w:firstLine="0"/>
        <w:rPr>
          <w:ins w:id="10019" w:author="Carlos Rosales" w:date="2025-08-13T09:31:00Z"/>
          <w:sz w:val="16"/>
          <w:szCs w:val="14"/>
          <w:lang w:val="en-US" w:eastAsia="es-ES"/>
        </w:rPr>
      </w:pPr>
      <w:ins w:id="10020" w:author="Carlos Rosales" w:date="2025-08-13T09:31:00Z">
        <w:r w:rsidRPr="003969AA">
          <w:rPr>
            <w:sz w:val="16"/>
            <w:szCs w:val="14"/>
            <w:lang w:val="en-US" w:eastAsia="es-ES"/>
          </w:rPr>
          <w:t>--VALUES ('Marta Beatriz','</w:t>
        </w:r>
        <w:proofErr w:type="spellStart"/>
        <w:r w:rsidRPr="003969AA">
          <w:rPr>
            <w:sz w:val="16"/>
            <w:szCs w:val="14"/>
            <w:lang w:val="en-US" w:eastAsia="es-ES"/>
          </w:rPr>
          <w:t>Cantón</w:t>
        </w:r>
        <w:proofErr w:type="spellEnd"/>
        <w:r w:rsidRPr="003969AA">
          <w:rPr>
            <w:sz w:val="16"/>
            <w:szCs w:val="14"/>
            <w:lang w:val="en-US" w:eastAsia="es-ES"/>
          </w:rPr>
          <w:t xml:space="preserve"> Santa Bárbara, El Paraíso', 'martabeatriz@gmail.com', '6300-6520','P');</w:t>
        </w:r>
      </w:ins>
    </w:p>
    <w:p w14:paraId="43038863" w14:textId="7F47FEEF" w:rsidR="003969AA" w:rsidRPr="003969AA" w:rsidRDefault="003969AA">
      <w:pPr>
        <w:ind w:left="360" w:firstLine="0"/>
        <w:rPr>
          <w:ins w:id="10021" w:author="Carlos Rosales" w:date="2025-08-12T07:48:00Z"/>
          <w:sz w:val="16"/>
          <w:szCs w:val="14"/>
          <w:lang w:val="en-US" w:eastAsia="es-ES"/>
          <w:rPrChange w:id="10022" w:author="Carlos Rosales" w:date="2025-08-13T09:26:00Z">
            <w:rPr>
              <w:ins w:id="10023" w:author="Carlos Rosales" w:date="2025-08-12T07:48:00Z"/>
              <w:lang w:val="en-US" w:eastAsia="es-ES"/>
            </w:rPr>
          </w:rPrChange>
        </w:rPr>
        <w:pPrChange w:id="10024" w:author="Carlos Rosales" w:date="2025-08-13T09:26:00Z">
          <w:pPr>
            <w:pStyle w:val="Prrafodelista"/>
            <w:numPr>
              <w:numId w:val="21"/>
            </w:numPr>
            <w:ind w:hanging="360"/>
          </w:pPr>
        </w:pPrChange>
      </w:pPr>
      <w:ins w:id="10025" w:author="Carlos Rosales" w:date="2025-08-13T09:31:00Z">
        <w:r w:rsidRPr="003969AA">
          <w:rPr>
            <w:sz w:val="16"/>
            <w:szCs w:val="14"/>
            <w:lang w:val="en-US" w:eastAsia="es-ES"/>
          </w:rPr>
          <w:t xml:space="preserve">--SELECT * FROM </w:t>
        </w:r>
        <w:proofErr w:type="spellStart"/>
        <w:r w:rsidRPr="003969AA">
          <w:rPr>
            <w:sz w:val="16"/>
            <w:szCs w:val="14"/>
            <w:lang w:val="en-US" w:eastAsia="es-ES"/>
          </w:rPr>
          <w:t>clientes</w:t>
        </w:r>
        <w:proofErr w:type="spellEnd"/>
        <w:r w:rsidRPr="003969AA">
          <w:rPr>
            <w:sz w:val="16"/>
            <w:szCs w:val="14"/>
            <w:lang w:val="en-US" w:eastAsia="es-ES"/>
          </w:rPr>
          <w:t>;</w:t>
        </w:r>
      </w:ins>
    </w:p>
    <w:p w14:paraId="363B7653" w14:textId="038CF733" w:rsidR="008B3CD8" w:rsidRDefault="00F506C6">
      <w:pPr>
        <w:pStyle w:val="Prrafodelista"/>
        <w:numPr>
          <w:ilvl w:val="0"/>
          <w:numId w:val="20"/>
        </w:numPr>
        <w:rPr>
          <w:ins w:id="10026" w:author="Carlos Rosales" w:date="2025-08-13T09:56:00Z"/>
          <w:b/>
          <w:bCs/>
          <w:lang w:val="en-US" w:eastAsia="es-ES"/>
        </w:rPr>
      </w:pPr>
      <w:ins w:id="10027" w:author="Carlos Rosales" w:date="2025-08-13T09:56:00Z">
        <w:r>
          <w:rPr>
            <w:b/>
            <w:bCs/>
            <w:lang w:val="en-US" w:eastAsia="es-ES"/>
          </w:rPr>
          <w:t>JSON:</w:t>
        </w:r>
      </w:ins>
    </w:p>
    <w:p w14:paraId="20DFAC98" w14:textId="77777777" w:rsidR="00F506C6" w:rsidRPr="00F506C6" w:rsidRDefault="00F506C6" w:rsidP="00F506C6">
      <w:pPr>
        <w:pStyle w:val="Prrafodelista"/>
        <w:ind w:firstLine="0"/>
        <w:rPr>
          <w:ins w:id="10028" w:author="Carlos Rosales" w:date="2025-08-13T09:56:00Z"/>
          <w:sz w:val="18"/>
          <w:szCs w:val="16"/>
          <w:lang w:val="en-US" w:eastAsia="es-ES"/>
          <w:rPrChange w:id="10029" w:author="Carlos Rosales" w:date="2025-08-13T09:57:00Z">
            <w:rPr>
              <w:ins w:id="10030" w:author="Carlos Rosales" w:date="2025-08-13T09:56:00Z"/>
              <w:b/>
              <w:bCs/>
              <w:lang w:val="en-US" w:eastAsia="es-ES"/>
            </w:rPr>
          </w:rPrChange>
        </w:rPr>
      </w:pPr>
      <w:ins w:id="10031" w:author="Carlos Rosales" w:date="2025-08-13T09:56:00Z">
        <w:r w:rsidRPr="00F506C6">
          <w:rPr>
            <w:sz w:val="18"/>
            <w:szCs w:val="16"/>
            <w:lang w:val="en-US" w:eastAsia="es-ES"/>
            <w:rPrChange w:id="10032" w:author="Carlos Rosales" w:date="2025-08-13T09:57:00Z">
              <w:rPr>
                <w:b/>
                <w:bCs/>
                <w:lang w:val="en-US" w:eastAsia="es-ES"/>
              </w:rPr>
            </w:rPrChange>
          </w:rPr>
          <w:t>{</w:t>
        </w:r>
      </w:ins>
    </w:p>
    <w:p w14:paraId="3FED0169" w14:textId="77777777" w:rsidR="00F506C6" w:rsidRPr="00F506C6" w:rsidRDefault="00F506C6" w:rsidP="00F506C6">
      <w:pPr>
        <w:pStyle w:val="Prrafodelista"/>
        <w:ind w:firstLine="0"/>
        <w:rPr>
          <w:ins w:id="10033" w:author="Carlos Rosales" w:date="2025-08-13T09:56:00Z"/>
          <w:sz w:val="18"/>
          <w:szCs w:val="16"/>
          <w:lang w:val="en-US" w:eastAsia="es-ES"/>
          <w:rPrChange w:id="10034" w:author="Carlos Rosales" w:date="2025-08-13T09:57:00Z">
            <w:rPr>
              <w:ins w:id="10035" w:author="Carlos Rosales" w:date="2025-08-13T09:56:00Z"/>
              <w:b/>
              <w:bCs/>
              <w:lang w:val="en-US" w:eastAsia="es-ES"/>
            </w:rPr>
          </w:rPrChange>
        </w:rPr>
      </w:pPr>
      <w:ins w:id="10036" w:author="Carlos Rosales" w:date="2025-08-13T09:56:00Z">
        <w:r w:rsidRPr="00F506C6">
          <w:rPr>
            <w:sz w:val="18"/>
            <w:szCs w:val="16"/>
            <w:lang w:val="en-US" w:eastAsia="es-ES"/>
            <w:rPrChange w:id="10037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"total": 0.0,</w:t>
        </w:r>
      </w:ins>
    </w:p>
    <w:p w14:paraId="025BE9D9" w14:textId="77777777" w:rsidR="00F506C6" w:rsidRPr="00F506C6" w:rsidRDefault="00F506C6" w:rsidP="00F506C6">
      <w:pPr>
        <w:pStyle w:val="Prrafodelista"/>
        <w:ind w:firstLine="0"/>
        <w:rPr>
          <w:ins w:id="10038" w:author="Carlos Rosales" w:date="2025-08-13T09:56:00Z"/>
          <w:sz w:val="18"/>
          <w:szCs w:val="16"/>
          <w:lang w:val="en-US" w:eastAsia="es-ES"/>
          <w:rPrChange w:id="10039" w:author="Carlos Rosales" w:date="2025-08-13T09:57:00Z">
            <w:rPr>
              <w:ins w:id="10040" w:author="Carlos Rosales" w:date="2025-08-13T09:56:00Z"/>
              <w:b/>
              <w:bCs/>
              <w:lang w:val="en-US" w:eastAsia="es-ES"/>
            </w:rPr>
          </w:rPrChange>
        </w:rPr>
      </w:pPr>
      <w:ins w:id="10041" w:author="Carlos Rosales" w:date="2025-08-13T09:56:00Z">
        <w:r w:rsidRPr="00F506C6">
          <w:rPr>
            <w:sz w:val="18"/>
            <w:szCs w:val="16"/>
            <w:lang w:val="en-US" w:eastAsia="es-ES"/>
            <w:rPrChange w:id="10042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"</w:t>
        </w:r>
        <w:proofErr w:type="spellStart"/>
        <w:r w:rsidRPr="00F506C6">
          <w:rPr>
            <w:sz w:val="18"/>
            <w:szCs w:val="16"/>
            <w:lang w:val="en-US" w:eastAsia="es-ES"/>
            <w:rPrChange w:id="10043" w:author="Carlos Rosales" w:date="2025-08-13T09:57:00Z">
              <w:rPr>
                <w:b/>
                <w:bCs/>
                <w:lang w:val="en-US" w:eastAsia="es-ES"/>
              </w:rPr>
            </w:rPrChange>
          </w:rPr>
          <w:t>clienteDTO</w:t>
        </w:r>
        <w:proofErr w:type="spellEnd"/>
        <w:r w:rsidRPr="00F506C6">
          <w:rPr>
            <w:sz w:val="18"/>
            <w:szCs w:val="16"/>
            <w:lang w:val="en-US" w:eastAsia="es-ES"/>
            <w:rPrChange w:id="10044" w:author="Carlos Rosales" w:date="2025-08-13T09:57:00Z">
              <w:rPr>
                <w:b/>
                <w:bCs/>
                <w:lang w:val="en-US" w:eastAsia="es-ES"/>
              </w:rPr>
            </w:rPrChange>
          </w:rPr>
          <w:t>": {"id":1},</w:t>
        </w:r>
      </w:ins>
    </w:p>
    <w:p w14:paraId="1B26CF00" w14:textId="77777777" w:rsidR="00F506C6" w:rsidRPr="00F506C6" w:rsidRDefault="00F506C6" w:rsidP="00F506C6">
      <w:pPr>
        <w:pStyle w:val="Prrafodelista"/>
        <w:ind w:firstLine="0"/>
        <w:rPr>
          <w:ins w:id="10045" w:author="Carlos Rosales" w:date="2025-08-13T09:56:00Z"/>
          <w:sz w:val="18"/>
          <w:szCs w:val="16"/>
          <w:lang w:val="en-US" w:eastAsia="es-ES"/>
          <w:rPrChange w:id="10046" w:author="Carlos Rosales" w:date="2025-08-13T09:57:00Z">
            <w:rPr>
              <w:ins w:id="10047" w:author="Carlos Rosales" w:date="2025-08-13T09:56:00Z"/>
              <w:b/>
              <w:bCs/>
              <w:lang w:val="en-US" w:eastAsia="es-ES"/>
            </w:rPr>
          </w:rPrChange>
        </w:rPr>
      </w:pPr>
      <w:ins w:id="10048" w:author="Carlos Rosales" w:date="2025-08-13T09:56:00Z">
        <w:r w:rsidRPr="00F506C6">
          <w:rPr>
            <w:sz w:val="18"/>
            <w:szCs w:val="16"/>
            <w:lang w:val="en-US" w:eastAsia="es-ES"/>
            <w:rPrChange w:id="10049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"</w:t>
        </w:r>
        <w:proofErr w:type="spellStart"/>
        <w:r w:rsidRPr="00F506C6">
          <w:rPr>
            <w:sz w:val="18"/>
            <w:szCs w:val="16"/>
            <w:lang w:val="en-US" w:eastAsia="es-ES"/>
            <w:rPrChange w:id="10050" w:author="Carlos Rosales" w:date="2025-08-13T09:57:00Z">
              <w:rPr>
                <w:b/>
                <w:bCs/>
                <w:lang w:val="en-US" w:eastAsia="es-ES"/>
              </w:rPr>
            </w:rPrChange>
          </w:rPr>
          <w:t>mesaDTO</w:t>
        </w:r>
        <w:proofErr w:type="spellEnd"/>
        <w:r w:rsidRPr="00F506C6">
          <w:rPr>
            <w:sz w:val="18"/>
            <w:szCs w:val="16"/>
            <w:lang w:val="en-US" w:eastAsia="es-ES"/>
            <w:rPrChange w:id="10051" w:author="Carlos Rosales" w:date="2025-08-13T09:57:00Z">
              <w:rPr>
                <w:b/>
                <w:bCs/>
                <w:lang w:val="en-US" w:eastAsia="es-ES"/>
              </w:rPr>
            </w:rPrChange>
          </w:rPr>
          <w:t>": {"id":3},</w:t>
        </w:r>
      </w:ins>
    </w:p>
    <w:p w14:paraId="3ADFEA13" w14:textId="77777777" w:rsidR="00F506C6" w:rsidRPr="00F506C6" w:rsidRDefault="00F506C6" w:rsidP="00F506C6">
      <w:pPr>
        <w:pStyle w:val="Prrafodelista"/>
        <w:ind w:firstLine="0"/>
        <w:rPr>
          <w:ins w:id="10052" w:author="Carlos Rosales" w:date="2025-08-13T09:56:00Z"/>
          <w:sz w:val="18"/>
          <w:szCs w:val="16"/>
          <w:lang w:val="en-US" w:eastAsia="es-ES"/>
          <w:rPrChange w:id="10053" w:author="Carlos Rosales" w:date="2025-08-13T09:57:00Z">
            <w:rPr>
              <w:ins w:id="10054" w:author="Carlos Rosales" w:date="2025-08-13T09:56:00Z"/>
              <w:b/>
              <w:bCs/>
              <w:lang w:val="en-US" w:eastAsia="es-ES"/>
            </w:rPr>
          </w:rPrChange>
        </w:rPr>
      </w:pPr>
      <w:ins w:id="10055" w:author="Carlos Rosales" w:date="2025-08-13T09:56:00Z">
        <w:r w:rsidRPr="00F506C6">
          <w:rPr>
            <w:sz w:val="18"/>
            <w:szCs w:val="16"/>
            <w:lang w:val="en-US" w:eastAsia="es-ES"/>
            <w:rPrChange w:id="10056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"</w:t>
        </w:r>
        <w:proofErr w:type="spellStart"/>
        <w:r w:rsidRPr="00F506C6">
          <w:rPr>
            <w:sz w:val="18"/>
            <w:szCs w:val="16"/>
            <w:lang w:val="en-US" w:eastAsia="es-ES"/>
            <w:rPrChange w:id="10057" w:author="Carlos Rosales" w:date="2025-08-13T09:57:00Z">
              <w:rPr>
                <w:b/>
                <w:bCs/>
                <w:lang w:val="en-US" w:eastAsia="es-ES"/>
              </w:rPr>
            </w:rPrChange>
          </w:rPr>
          <w:t>usuarioDTO</w:t>
        </w:r>
        <w:proofErr w:type="spellEnd"/>
        <w:r w:rsidRPr="00F506C6">
          <w:rPr>
            <w:sz w:val="18"/>
            <w:szCs w:val="16"/>
            <w:lang w:val="en-US" w:eastAsia="es-ES"/>
            <w:rPrChange w:id="10058" w:author="Carlos Rosales" w:date="2025-08-13T09:57:00Z">
              <w:rPr>
                <w:b/>
                <w:bCs/>
                <w:lang w:val="en-US" w:eastAsia="es-ES"/>
              </w:rPr>
            </w:rPrChange>
          </w:rPr>
          <w:t>": {"id":1},</w:t>
        </w:r>
      </w:ins>
    </w:p>
    <w:p w14:paraId="3B23B8CA" w14:textId="77777777" w:rsidR="00F506C6" w:rsidRPr="00F506C6" w:rsidRDefault="00F506C6" w:rsidP="00F506C6">
      <w:pPr>
        <w:pStyle w:val="Prrafodelista"/>
        <w:ind w:firstLine="0"/>
        <w:rPr>
          <w:ins w:id="10059" w:author="Carlos Rosales" w:date="2025-08-13T09:56:00Z"/>
          <w:sz w:val="18"/>
          <w:szCs w:val="16"/>
          <w:lang w:val="en-US" w:eastAsia="es-ES"/>
          <w:rPrChange w:id="10060" w:author="Carlos Rosales" w:date="2025-08-13T09:57:00Z">
            <w:rPr>
              <w:ins w:id="10061" w:author="Carlos Rosales" w:date="2025-08-13T09:56:00Z"/>
              <w:b/>
              <w:bCs/>
              <w:lang w:val="en-US" w:eastAsia="es-ES"/>
            </w:rPr>
          </w:rPrChange>
        </w:rPr>
      </w:pPr>
      <w:ins w:id="10062" w:author="Carlos Rosales" w:date="2025-08-13T09:56:00Z">
        <w:r w:rsidRPr="00F506C6">
          <w:rPr>
            <w:sz w:val="18"/>
            <w:szCs w:val="16"/>
            <w:lang w:val="en-US" w:eastAsia="es-ES"/>
            <w:rPrChange w:id="10063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"</w:t>
        </w:r>
        <w:proofErr w:type="spellStart"/>
        <w:r w:rsidRPr="00F506C6">
          <w:rPr>
            <w:sz w:val="18"/>
            <w:szCs w:val="16"/>
            <w:lang w:val="en-US" w:eastAsia="es-ES"/>
            <w:rPrChange w:id="10064" w:author="Carlos Rosales" w:date="2025-08-13T09:57:00Z">
              <w:rPr>
                <w:b/>
                <w:bCs/>
                <w:lang w:val="en-US" w:eastAsia="es-ES"/>
              </w:rPr>
            </w:rPrChange>
          </w:rPr>
          <w:t>detalle</w:t>
        </w:r>
        <w:proofErr w:type="spellEnd"/>
        <w:r w:rsidRPr="00F506C6">
          <w:rPr>
            <w:sz w:val="18"/>
            <w:szCs w:val="16"/>
            <w:lang w:val="en-US" w:eastAsia="es-ES"/>
            <w:rPrChange w:id="10065" w:author="Carlos Rosales" w:date="2025-08-13T09:57:00Z">
              <w:rPr>
                <w:b/>
                <w:bCs/>
                <w:lang w:val="en-US" w:eastAsia="es-ES"/>
              </w:rPr>
            </w:rPrChange>
          </w:rPr>
          <w:t>": [</w:t>
        </w:r>
      </w:ins>
    </w:p>
    <w:p w14:paraId="6474E7B6" w14:textId="77777777" w:rsidR="00F506C6" w:rsidRPr="00F506C6" w:rsidRDefault="00F506C6" w:rsidP="00F506C6">
      <w:pPr>
        <w:pStyle w:val="Prrafodelista"/>
        <w:ind w:firstLine="0"/>
        <w:rPr>
          <w:ins w:id="10066" w:author="Carlos Rosales" w:date="2025-08-13T09:56:00Z"/>
          <w:sz w:val="18"/>
          <w:szCs w:val="16"/>
          <w:lang w:val="en-US" w:eastAsia="es-ES"/>
          <w:rPrChange w:id="10067" w:author="Carlos Rosales" w:date="2025-08-13T09:57:00Z">
            <w:rPr>
              <w:ins w:id="10068" w:author="Carlos Rosales" w:date="2025-08-13T09:56:00Z"/>
              <w:b/>
              <w:bCs/>
              <w:lang w:val="en-US" w:eastAsia="es-ES"/>
            </w:rPr>
          </w:rPrChange>
        </w:rPr>
      </w:pPr>
      <w:ins w:id="10069" w:author="Carlos Rosales" w:date="2025-08-13T09:56:00Z">
        <w:r w:rsidRPr="00F506C6">
          <w:rPr>
            <w:sz w:val="18"/>
            <w:szCs w:val="16"/>
            <w:lang w:val="en-US" w:eastAsia="es-ES"/>
            <w:rPrChange w:id="10070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{</w:t>
        </w:r>
      </w:ins>
    </w:p>
    <w:p w14:paraId="73EA1225" w14:textId="77777777" w:rsidR="00F506C6" w:rsidRPr="00F506C6" w:rsidRDefault="00F506C6" w:rsidP="00F506C6">
      <w:pPr>
        <w:pStyle w:val="Prrafodelista"/>
        <w:ind w:firstLine="0"/>
        <w:rPr>
          <w:ins w:id="10071" w:author="Carlos Rosales" w:date="2025-08-13T09:56:00Z"/>
          <w:sz w:val="18"/>
          <w:szCs w:val="16"/>
          <w:lang w:val="en-US" w:eastAsia="es-ES"/>
          <w:rPrChange w:id="10072" w:author="Carlos Rosales" w:date="2025-08-13T09:57:00Z">
            <w:rPr>
              <w:ins w:id="10073" w:author="Carlos Rosales" w:date="2025-08-13T09:56:00Z"/>
              <w:b/>
              <w:bCs/>
              <w:lang w:val="en-US" w:eastAsia="es-ES"/>
            </w:rPr>
          </w:rPrChange>
        </w:rPr>
      </w:pPr>
      <w:ins w:id="10074" w:author="Carlos Rosales" w:date="2025-08-13T09:56:00Z">
        <w:r w:rsidRPr="00F506C6">
          <w:rPr>
            <w:sz w:val="18"/>
            <w:szCs w:val="16"/>
            <w:lang w:val="en-US" w:eastAsia="es-ES"/>
            <w:rPrChange w:id="10075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076" w:author="Carlos Rosales" w:date="2025-08-13T09:57:00Z">
              <w:rPr>
                <w:b/>
                <w:bCs/>
                <w:lang w:val="en-US" w:eastAsia="es-ES"/>
              </w:rPr>
            </w:rPrChange>
          </w:rPr>
          <w:t>menuDTO</w:t>
        </w:r>
        <w:proofErr w:type="spellEnd"/>
        <w:r w:rsidRPr="00F506C6">
          <w:rPr>
            <w:sz w:val="18"/>
            <w:szCs w:val="16"/>
            <w:lang w:val="en-US" w:eastAsia="es-ES"/>
            <w:rPrChange w:id="10077" w:author="Carlos Rosales" w:date="2025-08-13T09:57:00Z">
              <w:rPr>
                <w:b/>
                <w:bCs/>
                <w:lang w:val="en-US" w:eastAsia="es-ES"/>
              </w:rPr>
            </w:rPrChange>
          </w:rPr>
          <w:t>": {"id":4},</w:t>
        </w:r>
      </w:ins>
    </w:p>
    <w:p w14:paraId="75C71E42" w14:textId="77777777" w:rsidR="00F506C6" w:rsidRPr="00F506C6" w:rsidRDefault="00F506C6" w:rsidP="00F506C6">
      <w:pPr>
        <w:pStyle w:val="Prrafodelista"/>
        <w:ind w:firstLine="0"/>
        <w:rPr>
          <w:ins w:id="10078" w:author="Carlos Rosales" w:date="2025-08-13T09:56:00Z"/>
          <w:sz w:val="18"/>
          <w:szCs w:val="16"/>
          <w:lang w:val="en-US" w:eastAsia="es-ES"/>
          <w:rPrChange w:id="10079" w:author="Carlos Rosales" w:date="2025-08-13T09:57:00Z">
            <w:rPr>
              <w:ins w:id="10080" w:author="Carlos Rosales" w:date="2025-08-13T09:56:00Z"/>
              <w:b/>
              <w:bCs/>
              <w:lang w:val="en-US" w:eastAsia="es-ES"/>
            </w:rPr>
          </w:rPrChange>
        </w:rPr>
      </w:pPr>
      <w:ins w:id="10081" w:author="Carlos Rosales" w:date="2025-08-13T09:56:00Z">
        <w:r w:rsidRPr="00F506C6">
          <w:rPr>
            <w:sz w:val="18"/>
            <w:szCs w:val="16"/>
            <w:lang w:val="en-US" w:eastAsia="es-ES"/>
            <w:rPrChange w:id="10082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083" w:author="Carlos Rosales" w:date="2025-08-13T09:57:00Z">
              <w:rPr>
                <w:b/>
                <w:bCs/>
                <w:lang w:val="en-US" w:eastAsia="es-ES"/>
              </w:rPr>
            </w:rPrChange>
          </w:rPr>
          <w:t>cantidad</w:t>
        </w:r>
        <w:proofErr w:type="spellEnd"/>
        <w:r w:rsidRPr="00F506C6">
          <w:rPr>
            <w:sz w:val="18"/>
            <w:szCs w:val="16"/>
            <w:lang w:val="en-US" w:eastAsia="es-ES"/>
            <w:rPrChange w:id="10084" w:author="Carlos Rosales" w:date="2025-08-13T09:57:00Z">
              <w:rPr>
                <w:b/>
                <w:bCs/>
                <w:lang w:val="en-US" w:eastAsia="es-ES"/>
              </w:rPr>
            </w:rPrChange>
          </w:rPr>
          <w:t>": 2,</w:t>
        </w:r>
      </w:ins>
    </w:p>
    <w:p w14:paraId="72E0BDE3" w14:textId="77777777" w:rsidR="00F506C6" w:rsidRPr="00F506C6" w:rsidRDefault="00F506C6" w:rsidP="00F506C6">
      <w:pPr>
        <w:pStyle w:val="Prrafodelista"/>
        <w:ind w:firstLine="0"/>
        <w:rPr>
          <w:ins w:id="10085" w:author="Carlos Rosales" w:date="2025-08-13T09:56:00Z"/>
          <w:sz w:val="18"/>
          <w:szCs w:val="16"/>
          <w:lang w:val="en-US" w:eastAsia="es-ES"/>
          <w:rPrChange w:id="10086" w:author="Carlos Rosales" w:date="2025-08-13T09:57:00Z">
            <w:rPr>
              <w:ins w:id="10087" w:author="Carlos Rosales" w:date="2025-08-13T09:56:00Z"/>
              <w:b/>
              <w:bCs/>
              <w:lang w:val="en-US" w:eastAsia="es-ES"/>
            </w:rPr>
          </w:rPrChange>
        </w:rPr>
      </w:pPr>
      <w:ins w:id="10088" w:author="Carlos Rosales" w:date="2025-08-13T09:56:00Z">
        <w:r w:rsidRPr="00F506C6">
          <w:rPr>
            <w:sz w:val="18"/>
            <w:szCs w:val="16"/>
            <w:lang w:val="en-US" w:eastAsia="es-ES"/>
            <w:rPrChange w:id="10089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090" w:author="Carlos Rosales" w:date="2025-08-13T09:57:00Z">
              <w:rPr>
                <w:b/>
                <w:bCs/>
                <w:lang w:val="en-US" w:eastAsia="es-ES"/>
              </w:rPr>
            </w:rPrChange>
          </w:rPr>
          <w:t>precio</w:t>
        </w:r>
        <w:proofErr w:type="spellEnd"/>
        <w:r w:rsidRPr="00F506C6">
          <w:rPr>
            <w:sz w:val="18"/>
            <w:szCs w:val="16"/>
            <w:lang w:val="en-US" w:eastAsia="es-ES"/>
            <w:rPrChange w:id="10091" w:author="Carlos Rosales" w:date="2025-08-13T09:57:00Z">
              <w:rPr>
                <w:b/>
                <w:bCs/>
                <w:lang w:val="en-US" w:eastAsia="es-ES"/>
              </w:rPr>
            </w:rPrChange>
          </w:rPr>
          <w:t>": 12,</w:t>
        </w:r>
      </w:ins>
    </w:p>
    <w:p w14:paraId="32E1ADAB" w14:textId="77777777" w:rsidR="00F506C6" w:rsidRPr="00F506C6" w:rsidRDefault="00F506C6" w:rsidP="00F506C6">
      <w:pPr>
        <w:pStyle w:val="Prrafodelista"/>
        <w:ind w:firstLine="0"/>
        <w:rPr>
          <w:ins w:id="10092" w:author="Carlos Rosales" w:date="2025-08-13T09:56:00Z"/>
          <w:sz w:val="18"/>
          <w:szCs w:val="16"/>
          <w:lang w:val="en-US" w:eastAsia="es-ES"/>
          <w:rPrChange w:id="10093" w:author="Carlos Rosales" w:date="2025-08-13T09:57:00Z">
            <w:rPr>
              <w:ins w:id="10094" w:author="Carlos Rosales" w:date="2025-08-13T09:56:00Z"/>
              <w:b/>
              <w:bCs/>
              <w:lang w:val="en-US" w:eastAsia="es-ES"/>
            </w:rPr>
          </w:rPrChange>
        </w:rPr>
      </w:pPr>
      <w:ins w:id="10095" w:author="Carlos Rosales" w:date="2025-08-13T09:56:00Z">
        <w:r w:rsidRPr="00F506C6">
          <w:rPr>
            <w:sz w:val="18"/>
            <w:szCs w:val="16"/>
            <w:lang w:val="en-US" w:eastAsia="es-ES"/>
            <w:rPrChange w:id="10096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"subtotal": 24</w:t>
        </w:r>
      </w:ins>
    </w:p>
    <w:p w14:paraId="16D04ADF" w14:textId="77777777" w:rsidR="00F506C6" w:rsidRPr="00F506C6" w:rsidRDefault="00F506C6" w:rsidP="00F506C6">
      <w:pPr>
        <w:pStyle w:val="Prrafodelista"/>
        <w:ind w:firstLine="0"/>
        <w:rPr>
          <w:ins w:id="10097" w:author="Carlos Rosales" w:date="2025-08-13T09:56:00Z"/>
          <w:sz w:val="18"/>
          <w:szCs w:val="16"/>
          <w:lang w:val="en-US" w:eastAsia="es-ES"/>
          <w:rPrChange w:id="10098" w:author="Carlos Rosales" w:date="2025-08-13T09:57:00Z">
            <w:rPr>
              <w:ins w:id="10099" w:author="Carlos Rosales" w:date="2025-08-13T09:56:00Z"/>
              <w:b/>
              <w:bCs/>
              <w:lang w:val="en-US" w:eastAsia="es-ES"/>
            </w:rPr>
          </w:rPrChange>
        </w:rPr>
      </w:pPr>
    </w:p>
    <w:p w14:paraId="4FD50701" w14:textId="77777777" w:rsidR="00F506C6" w:rsidRPr="00F506C6" w:rsidRDefault="00F506C6" w:rsidP="00F506C6">
      <w:pPr>
        <w:pStyle w:val="Prrafodelista"/>
        <w:ind w:firstLine="0"/>
        <w:rPr>
          <w:ins w:id="10100" w:author="Carlos Rosales" w:date="2025-08-13T09:56:00Z"/>
          <w:sz w:val="18"/>
          <w:szCs w:val="16"/>
          <w:lang w:val="en-US" w:eastAsia="es-ES"/>
          <w:rPrChange w:id="10101" w:author="Carlos Rosales" w:date="2025-08-13T09:57:00Z">
            <w:rPr>
              <w:ins w:id="10102" w:author="Carlos Rosales" w:date="2025-08-13T09:56:00Z"/>
              <w:b/>
              <w:bCs/>
              <w:lang w:val="en-US" w:eastAsia="es-ES"/>
            </w:rPr>
          </w:rPrChange>
        </w:rPr>
      </w:pPr>
      <w:ins w:id="10103" w:author="Carlos Rosales" w:date="2025-08-13T09:56:00Z">
        <w:r w:rsidRPr="00F506C6">
          <w:rPr>
            <w:sz w:val="18"/>
            <w:szCs w:val="16"/>
            <w:lang w:val="en-US" w:eastAsia="es-ES"/>
            <w:rPrChange w:id="10104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},</w:t>
        </w:r>
      </w:ins>
    </w:p>
    <w:p w14:paraId="3A7AA1D5" w14:textId="77777777" w:rsidR="00F506C6" w:rsidRPr="00F506C6" w:rsidRDefault="00F506C6" w:rsidP="00F506C6">
      <w:pPr>
        <w:pStyle w:val="Prrafodelista"/>
        <w:ind w:firstLine="0"/>
        <w:rPr>
          <w:ins w:id="10105" w:author="Carlos Rosales" w:date="2025-08-13T09:56:00Z"/>
          <w:sz w:val="18"/>
          <w:szCs w:val="16"/>
          <w:lang w:val="en-US" w:eastAsia="es-ES"/>
          <w:rPrChange w:id="10106" w:author="Carlos Rosales" w:date="2025-08-13T09:57:00Z">
            <w:rPr>
              <w:ins w:id="10107" w:author="Carlos Rosales" w:date="2025-08-13T09:56:00Z"/>
              <w:b/>
              <w:bCs/>
              <w:lang w:val="en-US" w:eastAsia="es-ES"/>
            </w:rPr>
          </w:rPrChange>
        </w:rPr>
      </w:pPr>
      <w:ins w:id="10108" w:author="Carlos Rosales" w:date="2025-08-13T09:56:00Z">
        <w:r w:rsidRPr="00F506C6">
          <w:rPr>
            <w:sz w:val="18"/>
            <w:szCs w:val="16"/>
            <w:lang w:val="en-US" w:eastAsia="es-ES"/>
            <w:rPrChange w:id="10109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{</w:t>
        </w:r>
      </w:ins>
    </w:p>
    <w:p w14:paraId="0D9F3482" w14:textId="77777777" w:rsidR="00F506C6" w:rsidRPr="00F506C6" w:rsidRDefault="00F506C6" w:rsidP="00F506C6">
      <w:pPr>
        <w:pStyle w:val="Prrafodelista"/>
        <w:ind w:firstLine="0"/>
        <w:rPr>
          <w:ins w:id="10110" w:author="Carlos Rosales" w:date="2025-08-13T09:56:00Z"/>
          <w:sz w:val="18"/>
          <w:szCs w:val="16"/>
          <w:lang w:val="en-US" w:eastAsia="es-ES"/>
          <w:rPrChange w:id="10111" w:author="Carlos Rosales" w:date="2025-08-13T09:57:00Z">
            <w:rPr>
              <w:ins w:id="10112" w:author="Carlos Rosales" w:date="2025-08-13T09:56:00Z"/>
              <w:b/>
              <w:bCs/>
              <w:lang w:val="en-US" w:eastAsia="es-ES"/>
            </w:rPr>
          </w:rPrChange>
        </w:rPr>
      </w:pPr>
      <w:ins w:id="10113" w:author="Carlos Rosales" w:date="2025-08-13T09:56:00Z">
        <w:r w:rsidRPr="00F506C6">
          <w:rPr>
            <w:sz w:val="18"/>
            <w:szCs w:val="16"/>
            <w:lang w:val="en-US" w:eastAsia="es-ES"/>
            <w:rPrChange w:id="10114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115" w:author="Carlos Rosales" w:date="2025-08-13T09:57:00Z">
              <w:rPr>
                <w:b/>
                <w:bCs/>
                <w:lang w:val="en-US" w:eastAsia="es-ES"/>
              </w:rPr>
            </w:rPrChange>
          </w:rPr>
          <w:t>menuDTO</w:t>
        </w:r>
        <w:proofErr w:type="spellEnd"/>
        <w:r w:rsidRPr="00F506C6">
          <w:rPr>
            <w:sz w:val="18"/>
            <w:szCs w:val="16"/>
            <w:lang w:val="en-US" w:eastAsia="es-ES"/>
            <w:rPrChange w:id="10116" w:author="Carlos Rosales" w:date="2025-08-13T09:57:00Z">
              <w:rPr>
                <w:b/>
                <w:bCs/>
                <w:lang w:val="en-US" w:eastAsia="es-ES"/>
              </w:rPr>
            </w:rPrChange>
          </w:rPr>
          <w:t>": {"id":1},</w:t>
        </w:r>
      </w:ins>
    </w:p>
    <w:p w14:paraId="2FAE27AF" w14:textId="77777777" w:rsidR="00F506C6" w:rsidRPr="00F506C6" w:rsidRDefault="00F506C6" w:rsidP="00F506C6">
      <w:pPr>
        <w:pStyle w:val="Prrafodelista"/>
        <w:ind w:firstLine="0"/>
        <w:rPr>
          <w:ins w:id="10117" w:author="Carlos Rosales" w:date="2025-08-13T09:56:00Z"/>
          <w:sz w:val="18"/>
          <w:szCs w:val="16"/>
          <w:lang w:val="en-US" w:eastAsia="es-ES"/>
          <w:rPrChange w:id="10118" w:author="Carlos Rosales" w:date="2025-08-13T09:57:00Z">
            <w:rPr>
              <w:ins w:id="10119" w:author="Carlos Rosales" w:date="2025-08-13T09:56:00Z"/>
              <w:b/>
              <w:bCs/>
              <w:lang w:val="en-US" w:eastAsia="es-ES"/>
            </w:rPr>
          </w:rPrChange>
        </w:rPr>
      </w:pPr>
      <w:ins w:id="10120" w:author="Carlos Rosales" w:date="2025-08-13T09:56:00Z">
        <w:r w:rsidRPr="00F506C6">
          <w:rPr>
            <w:sz w:val="18"/>
            <w:szCs w:val="16"/>
            <w:lang w:val="en-US" w:eastAsia="es-ES"/>
            <w:rPrChange w:id="10121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122" w:author="Carlos Rosales" w:date="2025-08-13T09:57:00Z">
              <w:rPr>
                <w:b/>
                <w:bCs/>
                <w:lang w:val="en-US" w:eastAsia="es-ES"/>
              </w:rPr>
            </w:rPrChange>
          </w:rPr>
          <w:t>cantidad</w:t>
        </w:r>
        <w:proofErr w:type="spellEnd"/>
        <w:r w:rsidRPr="00F506C6">
          <w:rPr>
            <w:sz w:val="18"/>
            <w:szCs w:val="16"/>
            <w:lang w:val="en-US" w:eastAsia="es-ES"/>
            <w:rPrChange w:id="10123" w:author="Carlos Rosales" w:date="2025-08-13T09:57:00Z">
              <w:rPr>
                <w:b/>
                <w:bCs/>
                <w:lang w:val="en-US" w:eastAsia="es-ES"/>
              </w:rPr>
            </w:rPrChange>
          </w:rPr>
          <w:t>": 3,</w:t>
        </w:r>
      </w:ins>
    </w:p>
    <w:p w14:paraId="473530DA" w14:textId="77777777" w:rsidR="00F506C6" w:rsidRPr="00F506C6" w:rsidRDefault="00F506C6" w:rsidP="00F506C6">
      <w:pPr>
        <w:pStyle w:val="Prrafodelista"/>
        <w:ind w:firstLine="0"/>
        <w:rPr>
          <w:ins w:id="10124" w:author="Carlos Rosales" w:date="2025-08-13T09:56:00Z"/>
          <w:sz w:val="18"/>
          <w:szCs w:val="16"/>
          <w:lang w:val="en-US" w:eastAsia="es-ES"/>
          <w:rPrChange w:id="10125" w:author="Carlos Rosales" w:date="2025-08-13T09:57:00Z">
            <w:rPr>
              <w:ins w:id="10126" w:author="Carlos Rosales" w:date="2025-08-13T09:56:00Z"/>
              <w:b/>
              <w:bCs/>
              <w:lang w:val="en-US" w:eastAsia="es-ES"/>
            </w:rPr>
          </w:rPrChange>
        </w:rPr>
      </w:pPr>
      <w:ins w:id="10127" w:author="Carlos Rosales" w:date="2025-08-13T09:56:00Z">
        <w:r w:rsidRPr="00F506C6">
          <w:rPr>
            <w:sz w:val="18"/>
            <w:szCs w:val="16"/>
            <w:lang w:val="en-US" w:eastAsia="es-ES"/>
            <w:rPrChange w:id="10128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</w:t>
        </w:r>
        <w:proofErr w:type="spellStart"/>
        <w:r w:rsidRPr="00F506C6">
          <w:rPr>
            <w:sz w:val="18"/>
            <w:szCs w:val="16"/>
            <w:lang w:val="en-US" w:eastAsia="es-ES"/>
            <w:rPrChange w:id="10129" w:author="Carlos Rosales" w:date="2025-08-13T09:57:00Z">
              <w:rPr>
                <w:b/>
                <w:bCs/>
                <w:lang w:val="en-US" w:eastAsia="es-ES"/>
              </w:rPr>
            </w:rPrChange>
          </w:rPr>
          <w:t>precio</w:t>
        </w:r>
        <w:proofErr w:type="spellEnd"/>
        <w:r w:rsidRPr="00F506C6">
          <w:rPr>
            <w:sz w:val="18"/>
            <w:szCs w:val="16"/>
            <w:lang w:val="en-US" w:eastAsia="es-ES"/>
            <w:rPrChange w:id="10130" w:author="Carlos Rosales" w:date="2025-08-13T09:57:00Z">
              <w:rPr>
                <w:b/>
                <w:bCs/>
                <w:lang w:val="en-US" w:eastAsia="es-ES"/>
              </w:rPr>
            </w:rPrChange>
          </w:rPr>
          <w:t>": 4,</w:t>
        </w:r>
      </w:ins>
    </w:p>
    <w:p w14:paraId="5E9FF196" w14:textId="77777777" w:rsidR="00F506C6" w:rsidRPr="00F506C6" w:rsidRDefault="00F506C6" w:rsidP="00F506C6">
      <w:pPr>
        <w:pStyle w:val="Prrafodelista"/>
        <w:ind w:firstLine="0"/>
        <w:rPr>
          <w:ins w:id="10131" w:author="Carlos Rosales" w:date="2025-08-13T09:56:00Z"/>
          <w:sz w:val="18"/>
          <w:szCs w:val="16"/>
          <w:lang w:val="en-US" w:eastAsia="es-ES"/>
          <w:rPrChange w:id="10132" w:author="Carlos Rosales" w:date="2025-08-13T09:57:00Z">
            <w:rPr>
              <w:ins w:id="10133" w:author="Carlos Rosales" w:date="2025-08-13T09:56:00Z"/>
              <w:b/>
              <w:bCs/>
              <w:lang w:val="en-US" w:eastAsia="es-ES"/>
            </w:rPr>
          </w:rPrChange>
        </w:rPr>
      </w:pPr>
      <w:ins w:id="10134" w:author="Carlos Rosales" w:date="2025-08-13T09:56:00Z">
        <w:r w:rsidRPr="00F506C6">
          <w:rPr>
            <w:sz w:val="18"/>
            <w:szCs w:val="16"/>
            <w:lang w:val="en-US" w:eastAsia="es-ES"/>
            <w:rPrChange w:id="10135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    "subtotal": 12</w:t>
        </w:r>
      </w:ins>
    </w:p>
    <w:p w14:paraId="3903F1E4" w14:textId="77777777" w:rsidR="00F506C6" w:rsidRPr="00F506C6" w:rsidRDefault="00F506C6" w:rsidP="00F506C6">
      <w:pPr>
        <w:pStyle w:val="Prrafodelista"/>
        <w:ind w:firstLine="0"/>
        <w:rPr>
          <w:ins w:id="10136" w:author="Carlos Rosales" w:date="2025-08-13T09:56:00Z"/>
          <w:sz w:val="18"/>
          <w:szCs w:val="16"/>
          <w:lang w:val="en-US" w:eastAsia="es-ES"/>
          <w:rPrChange w:id="10137" w:author="Carlos Rosales" w:date="2025-08-13T09:57:00Z">
            <w:rPr>
              <w:ins w:id="10138" w:author="Carlos Rosales" w:date="2025-08-13T09:56:00Z"/>
              <w:b/>
              <w:bCs/>
              <w:lang w:val="en-US" w:eastAsia="es-ES"/>
            </w:rPr>
          </w:rPrChange>
        </w:rPr>
      </w:pPr>
    </w:p>
    <w:p w14:paraId="67638EF8" w14:textId="77777777" w:rsidR="00F506C6" w:rsidRPr="00F506C6" w:rsidRDefault="00F506C6" w:rsidP="00F506C6">
      <w:pPr>
        <w:pStyle w:val="Prrafodelista"/>
        <w:ind w:firstLine="0"/>
        <w:rPr>
          <w:ins w:id="10139" w:author="Carlos Rosales" w:date="2025-08-13T09:56:00Z"/>
          <w:sz w:val="18"/>
          <w:szCs w:val="16"/>
          <w:lang w:val="en-US" w:eastAsia="es-ES"/>
          <w:rPrChange w:id="10140" w:author="Carlos Rosales" w:date="2025-08-13T09:57:00Z">
            <w:rPr>
              <w:ins w:id="10141" w:author="Carlos Rosales" w:date="2025-08-13T09:56:00Z"/>
              <w:b/>
              <w:bCs/>
              <w:lang w:val="en-US" w:eastAsia="es-ES"/>
            </w:rPr>
          </w:rPrChange>
        </w:rPr>
      </w:pPr>
      <w:ins w:id="10142" w:author="Carlos Rosales" w:date="2025-08-13T09:56:00Z">
        <w:r w:rsidRPr="00F506C6">
          <w:rPr>
            <w:sz w:val="18"/>
            <w:szCs w:val="16"/>
            <w:lang w:val="en-US" w:eastAsia="es-ES"/>
            <w:rPrChange w:id="10143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    }</w:t>
        </w:r>
      </w:ins>
    </w:p>
    <w:p w14:paraId="7170A372" w14:textId="77777777" w:rsidR="00F506C6" w:rsidRPr="00F506C6" w:rsidRDefault="00F506C6" w:rsidP="00F506C6">
      <w:pPr>
        <w:pStyle w:val="Prrafodelista"/>
        <w:ind w:firstLine="0"/>
        <w:rPr>
          <w:ins w:id="10144" w:author="Carlos Rosales" w:date="2025-08-13T09:56:00Z"/>
          <w:sz w:val="18"/>
          <w:szCs w:val="16"/>
          <w:lang w:val="en-US" w:eastAsia="es-ES"/>
          <w:rPrChange w:id="10145" w:author="Carlos Rosales" w:date="2025-08-13T09:57:00Z">
            <w:rPr>
              <w:ins w:id="10146" w:author="Carlos Rosales" w:date="2025-08-13T09:56:00Z"/>
              <w:b/>
              <w:bCs/>
              <w:lang w:val="en-US" w:eastAsia="es-ES"/>
            </w:rPr>
          </w:rPrChange>
        </w:rPr>
      </w:pPr>
      <w:ins w:id="10147" w:author="Carlos Rosales" w:date="2025-08-13T09:56:00Z">
        <w:r w:rsidRPr="00F506C6">
          <w:rPr>
            <w:sz w:val="18"/>
            <w:szCs w:val="16"/>
            <w:lang w:val="en-US" w:eastAsia="es-ES"/>
            <w:rPrChange w:id="10148" w:author="Carlos Rosales" w:date="2025-08-13T09:57:00Z">
              <w:rPr>
                <w:b/>
                <w:bCs/>
                <w:lang w:val="en-US" w:eastAsia="es-ES"/>
              </w:rPr>
            </w:rPrChange>
          </w:rPr>
          <w:t xml:space="preserve">    ]</w:t>
        </w:r>
      </w:ins>
    </w:p>
    <w:p w14:paraId="0BE44CBE" w14:textId="093B4713" w:rsidR="00F506C6" w:rsidRPr="00F506C6" w:rsidRDefault="00F506C6">
      <w:pPr>
        <w:pStyle w:val="Prrafodelista"/>
        <w:ind w:firstLine="0"/>
        <w:rPr>
          <w:ins w:id="10149" w:author="Carlos Rosales" w:date="2025-08-12T07:48:00Z"/>
          <w:sz w:val="18"/>
          <w:szCs w:val="16"/>
          <w:lang w:val="en-US" w:eastAsia="es-ES"/>
          <w:rPrChange w:id="10150" w:author="Carlos Rosales" w:date="2025-08-13T09:57:00Z">
            <w:rPr>
              <w:ins w:id="10151" w:author="Carlos Rosales" w:date="2025-08-12T07:48:00Z"/>
              <w:b/>
              <w:bCs/>
              <w:lang w:val="en-US" w:eastAsia="es-ES"/>
            </w:rPr>
          </w:rPrChange>
        </w:rPr>
        <w:pPrChange w:id="10152" w:author="Carlos Rosales" w:date="2025-08-13T09:56:00Z">
          <w:pPr>
            <w:pStyle w:val="Prrafodelista"/>
            <w:numPr>
              <w:numId w:val="21"/>
            </w:numPr>
            <w:ind w:hanging="360"/>
          </w:pPr>
        </w:pPrChange>
      </w:pPr>
      <w:ins w:id="10153" w:author="Carlos Rosales" w:date="2025-08-13T09:56:00Z">
        <w:r w:rsidRPr="00F506C6">
          <w:rPr>
            <w:sz w:val="18"/>
            <w:szCs w:val="16"/>
            <w:lang w:val="en-US" w:eastAsia="es-ES"/>
            <w:rPrChange w:id="10154" w:author="Carlos Rosales" w:date="2025-08-13T09:57:00Z">
              <w:rPr>
                <w:b/>
                <w:bCs/>
                <w:lang w:val="en-US" w:eastAsia="es-ES"/>
              </w:rPr>
            </w:rPrChange>
          </w:rPr>
          <w:t>}</w:t>
        </w:r>
      </w:ins>
    </w:p>
    <w:p w14:paraId="5DD7E2FF" w14:textId="231C9611" w:rsidR="008B3CD8" w:rsidRDefault="008B3CD8">
      <w:pPr>
        <w:pStyle w:val="Prrafodelista"/>
        <w:numPr>
          <w:ilvl w:val="0"/>
          <w:numId w:val="20"/>
        </w:numPr>
        <w:rPr>
          <w:ins w:id="10155" w:author="Carlos Rosales" w:date="2025-08-12T07:48:00Z"/>
          <w:b/>
          <w:bCs/>
          <w:lang w:val="en-US" w:eastAsia="es-ES"/>
        </w:rPr>
        <w:pPrChange w:id="10156" w:author="Carlos Rosales" w:date="2025-08-12T08:23:00Z">
          <w:pPr>
            <w:pStyle w:val="Prrafodelista"/>
            <w:numPr>
              <w:numId w:val="21"/>
            </w:numPr>
            <w:ind w:hanging="360"/>
          </w:pPr>
        </w:pPrChange>
      </w:pPr>
      <w:ins w:id="10157" w:author="Carlos Rosales" w:date="2025-08-12T07:48:00Z">
        <w:r>
          <w:rPr>
            <w:b/>
            <w:bCs/>
            <w:lang w:val="en-US" w:eastAsia="es-ES"/>
          </w:rPr>
          <w:t>U</w:t>
        </w:r>
      </w:ins>
    </w:p>
    <w:p w14:paraId="4D6D8C61" w14:textId="22FAF8CA" w:rsidR="008B3CD8" w:rsidRDefault="008B3CD8">
      <w:pPr>
        <w:pStyle w:val="Prrafodelista"/>
        <w:numPr>
          <w:ilvl w:val="0"/>
          <w:numId w:val="20"/>
        </w:numPr>
        <w:rPr>
          <w:ins w:id="10158" w:author="Carlos Rosales" w:date="2025-08-12T07:48:00Z"/>
          <w:b/>
          <w:bCs/>
          <w:lang w:val="en-US" w:eastAsia="es-ES"/>
        </w:rPr>
        <w:pPrChange w:id="10159" w:author="Carlos Rosales" w:date="2025-08-12T08:23:00Z">
          <w:pPr>
            <w:pStyle w:val="Prrafodelista"/>
            <w:numPr>
              <w:numId w:val="21"/>
            </w:numPr>
            <w:ind w:hanging="360"/>
          </w:pPr>
        </w:pPrChange>
      </w:pPr>
      <w:ins w:id="10160" w:author="Carlos Rosales" w:date="2025-08-12T07:48:00Z">
        <w:r>
          <w:rPr>
            <w:b/>
            <w:bCs/>
            <w:lang w:val="en-US" w:eastAsia="es-ES"/>
          </w:rPr>
          <w:t>U</w:t>
        </w:r>
      </w:ins>
    </w:p>
    <w:p w14:paraId="02954105" w14:textId="7A840E3C" w:rsidR="008B3CD8" w:rsidRDefault="00FA5B3E">
      <w:pPr>
        <w:pStyle w:val="Prrafodelista"/>
        <w:numPr>
          <w:ilvl w:val="0"/>
          <w:numId w:val="20"/>
        </w:numPr>
        <w:rPr>
          <w:ins w:id="10161" w:author="Carlos Rosales" w:date="2025-08-13T10:10:00Z"/>
          <w:b/>
          <w:bCs/>
          <w:lang w:val="en-US" w:eastAsia="es-ES"/>
        </w:rPr>
      </w:pPr>
      <w:ins w:id="10162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2DEF7037" w14:textId="5F249793" w:rsidR="00FA5B3E" w:rsidRDefault="00FA5B3E">
      <w:pPr>
        <w:pStyle w:val="Prrafodelista"/>
        <w:numPr>
          <w:ilvl w:val="0"/>
          <w:numId w:val="20"/>
        </w:numPr>
        <w:rPr>
          <w:ins w:id="10163" w:author="Carlos Rosales" w:date="2025-08-13T10:10:00Z"/>
          <w:b/>
          <w:bCs/>
          <w:lang w:val="en-US" w:eastAsia="es-ES"/>
        </w:rPr>
      </w:pPr>
      <w:ins w:id="10164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5C09D251" w14:textId="35115CB1" w:rsidR="00FA5B3E" w:rsidRDefault="00FA5B3E">
      <w:pPr>
        <w:pStyle w:val="Prrafodelista"/>
        <w:numPr>
          <w:ilvl w:val="0"/>
          <w:numId w:val="20"/>
        </w:numPr>
        <w:rPr>
          <w:ins w:id="10165" w:author="Carlos Rosales" w:date="2025-08-13T10:10:00Z"/>
          <w:b/>
          <w:bCs/>
          <w:lang w:val="en-US" w:eastAsia="es-ES"/>
        </w:rPr>
      </w:pPr>
      <w:ins w:id="10166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1A4571E7" w14:textId="6814DB74" w:rsidR="00FA5B3E" w:rsidRDefault="00FA5B3E">
      <w:pPr>
        <w:pStyle w:val="Prrafodelista"/>
        <w:numPr>
          <w:ilvl w:val="0"/>
          <w:numId w:val="20"/>
        </w:numPr>
        <w:rPr>
          <w:ins w:id="10167" w:author="Carlos Rosales" w:date="2025-08-13T10:10:00Z"/>
          <w:b/>
          <w:bCs/>
          <w:lang w:val="en-US" w:eastAsia="es-ES"/>
        </w:rPr>
      </w:pPr>
      <w:ins w:id="10168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247894F5" w14:textId="0FC4659C" w:rsidR="00FA5B3E" w:rsidRDefault="00FA5B3E">
      <w:pPr>
        <w:pStyle w:val="Prrafodelista"/>
        <w:numPr>
          <w:ilvl w:val="0"/>
          <w:numId w:val="20"/>
        </w:numPr>
        <w:rPr>
          <w:ins w:id="10169" w:author="Carlos Rosales" w:date="2025-08-13T10:10:00Z"/>
          <w:b/>
          <w:bCs/>
          <w:lang w:val="en-US" w:eastAsia="es-ES"/>
        </w:rPr>
      </w:pPr>
      <w:ins w:id="10170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60FC1A45" w14:textId="2AC56C1A" w:rsidR="00FA5B3E" w:rsidRDefault="00FA5B3E">
      <w:pPr>
        <w:pStyle w:val="Prrafodelista"/>
        <w:numPr>
          <w:ilvl w:val="0"/>
          <w:numId w:val="20"/>
        </w:numPr>
        <w:rPr>
          <w:ins w:id="10171" w:author="Carlos Rosales" w:date="2025-08-13T10:10:00Z"/>
          <w:b/>
          <w:bCs/>
          <w:lang w:val="en-US" w:eastAsia="es-ES"/>
        </w:rPr>
      </w:pPr>
      <w:ins w:id="10172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4A23B162" w14:textId="0AFB3667" w:rsidR="00FA5B3E" w:rsidRDefault="00FA5B3E">
      <w:pPr>
        <w:pStyle w:val="Prrafodelista"/>
        <w:numPr>
          <w:ilvl w:val="0"/>
          <w:numId w:val="20"/>
        </w:numPr>
        <w:rPr>
          <w:ins w:id="10173" w:author="Carlos Rosales" w:date="2025-08-13T10:10:00Z"/>
          <w:b/>
          <w:bCs/>
          <w:lang w:val="en-US" w:eastAsia="es-ES"/>
        </w:rPr>
      </w:pPr>
      <w:ins w:id="10174" w:author="Carlos Rosales" w:date="2025-08-13T10:10:00Z">
        <w:r>
          <w:rPr>
            <w:b/>
            <w:bCs/>
            <w:lang w:val="en-US" w:eastAsia="es-ES"/>
          </w:rPr>
          <w:t>U</w:t>
        </w:r>
      </w:ins>
    </w:p>
    <w:p w14:paraId="46451DAC" w14:textId="77777777" w:rsidR="00FA5B3E" w:rsidRPr="00A461A6" w:rsidRDefault="00FA5B3E">
      <w:pPr>
        <w:pStyle w:val="Prrafodelista"/>
        <w:numPr>
          <w:ilvl w:val="0"/>
          <w:numId w:val="20"/>
        </w:numPr>
        <w:rPr>
          <w:b/>
          <w:bCs/>
          <w:lang w:val="en-US" w:eastAsia="es-ES"/>
          <w:rPrChange w:id="10175" w:author="Carlos Rosales" w:date="2025-08-11T08:35:00Z">
            <w:rPr>
              <w:b/>
              <w:bCs/>
            </w:rPr>
          </w:rPrChange>
        </w:rPr>
        <w:pPrChange w:id="10176" w:author="Carlos Rosales" w:date="2025-08-12T08:23:00Z">
          <w:pPr>
            <w:ind w:firstLine="0"/>
            <w:jc w:val="center"/>
          </w:pPr>
        </w:pPrChange>
      </w:pPr>
    </w:p>
    <w:sectPr w:rsidR="00FA5B3E" w:rsidRPr="00A461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336" w:author="Carlos Rosales" w:date="2025-08-01T09:59:00Z" w:initials="CR">
    <w:p w14:paraId="0E1B9CEF" w14:textId="0E3A7DCE" w:rsidR="00880210" w:rsidRDefault="00880210">
      <w:pPr>
        <w:pStyle w:val="Textocomentario"/>
      </w:pPr>
      <w:r>
        <w:rPr>
          <w:rStyle w:val="Refdecomentario"/>
        </w:rPr>
        <w:annotationRef/>
      </w:r>
      <w:r>
        <w:rPr>
          <w:noProof/>
        </w:rPr>
        <w:t>Continuar</w:t>
      </w:r>
    </w:p>
  </w:comment>
  <w:comment w:id="5335" w:author="Carlos Rosales" w:date="2025-08-01T10:00:00Z" w:initials="CR">
    <w:p w14:paraId="7256C7EF" w14:textId="0641101E" w:rsidR="00880210" w:rsidRDefault="00880210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1B9CEF" w15:done="0"/>
  <w15:commentEx w15:paraId="7256C7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D473A7C" w16cex:dateUtc="2025-08-01T15:59:00Z"/>
  <w16cex:commentExtensible w16cex:durableId="459220C3" w16cex:dateUtc="2025-08-01T16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1B9CEF" w16cid:durableId="3D473A7C"/>
  <w16cid:commentId w16cid:paraId="7256C7EF" w16cid:durableId="459220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132"/>
    <w:multiLevelType w:val="hybridMultilevel"/>
    <w:tmpl w:val="04463C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02961"/>
    <w:multiLevelType w:val="hybridMultilevel"/>
    <w:tmpl w:val="184EF122"/>
    <w:lvl w:ilvl="0" w:tplc="0FE40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14E19"/>
    <w:multiLevelType w:val="hybridMultilevel"/>
    <w:tmpl w:val="C81A0BF4"/>
    <w:lvl w:ilvl="0" w:tplc="8DEAF4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D195B"/>
    <w:multiLevelType w:val="hybridMultilevel"/>
    <w:tmpl w:val="AD622320"/>
    <w:lvl w:ilvl="0" w:tplc="4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F8E4B3E"/>
    <w:multiLevelType w:val="hybridMultilevel"/>
    <w:tmpl w:val="2F924E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F7BC9"/>
    <w:multiLevelType w:val="hybridMultilevel"/>
    <w:tmpl w:val="C38C64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DF086E"/>
    <w:multiLevelType w:val="hybridMultilevel"/>
    <w:tmpl w:val="4224C0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57DC8"/>
    <w:multiLevelType w:val="hybridMultilevel"/>
    <w:tmpl w:val="6756E198"/>
    <w:lvl w:ilvl="0" w:tplc="2286B5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52EA7"/>
    <w:multiLevelType w:val="hybridMultilevel"/>
    <w:tmpl w:val="E270A0C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4123C"/>
    <w:multiLevelType w:val="hybridMultilevel"/>
    <w:tmpl w:val="65B8C71E"/>
    <w:lvl w:ilvl="0" w:tplc="D6948D46">
      <w:start w:val="29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0279C"/>
    <w:multiLevelType w:val="hybridMultilevel"/>
    <w:tmpl w:val="517458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66070"/>
    <w:multiLevelType w:val="multilevel"/>
    <w:tmpl w:val="C42A15C4"/>
    <w:lvl w:ilvl="0">
      <w:start w:val="1"/>
      <w:numFmt w:val="decimal"/>
      <w:pStyle w:val="AP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FB67C9F"/>
    <w:multiLevelType w:val="hybridMultilevel"/>
    <w:tmpl w:val="F822C1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46046"/>
    <w:multiLevelType w:val="hybridMultilevel"/>
    <w:tmpl w:val="5C80F9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F747EC"/>
    <w:multiLevelType w:val="hybridMultilevel"/>
    <w:tmpl w:val="C666D51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573186"/>
    <w:multiLevelType w:val="hybridMultilevel"/>
    <w:tmpl w:val="C00E64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32C81"/>
    <w:multiLevelType w:val="hybridMultilevel"/>
    <w:tmpl w:val="5C80F9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6745A5"/>
    <w:multiLevelType w:val="hybridMultilevel"/>
    <w:tmpl w:val="B4628C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10873"/>
    <w:multiLevelType w:val="hybridMultilevel"/>
    <w:tmpl w:val="C9287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541BFA"/>
    <w:multiLevelType w:val="hybridMultilevel"/>
    <w:tmpl w:val="0DD2A3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901526">
    <w:abstractNumId w:val="1"/>
  </w:num>
  <w:num w:numId="2" w16cid:durableId="182205270">
    <w:abstractNumId w:val="1"/>
  </w:num>
  <w:num w:numId="3" w16cid:durableId="881867805">
    <w:abstractNumId w:val="11"/>
  </w:num>
  <w:num w:numId="4" w16cid:durableId="155464482">
    <w:abstractNumId w:val="14"/>
  </w:num>
  <w:num w:numId="5" w16cid:durableId="1053041566">
    <w:abstractNumId w:val="3"/>
  </w:num>
  <w:num w:numId="6" w16cid:durableId="1252811876">
    <w:abstractNumId w:val="2"/>
  </w:num>
  <w:num w:numId="7" w16cid:durableId="1077828181">
    <w:abstractNumId w:val="8"/>
  </w:num>
  <w:num w:numId="8" w16cid:durableId="1605723957">
    <w:abstractNumId w:val="7"/>
  </w:num>
  <w:num w:numId="9" w16cid:durableId="1651984786">
    <w:abstractNumId w:val="0"/>
  </w:num>
  <w:num w:numId="10" w16cid:durableId="1824354047">
    <w:abstractNumId w:val="19"/>
  </w:num>
  <w:num w:numId="11" w16cid:durableId="487214627">
    <w:abstractNumId w:val="15"/>
  </w:num>
  <w:num w:numId="12" w16cid:durableId="422073383">
    <w:abstractNumId w:val="5"/>
  </w:num>
  <w:num w:numId="13" w16cid:durableId="722825064">
    <w:abstractNumId w:val="9"/>
  </w:num>
  <w:num w:numId="14" w16cid:durableId="7945625">
    <w:abstractNumId w:val="17"/>
  </w:num>
  <w:num w:numId="15" w16cid:durableId="1142191049">
    <w:abstractNumId w:val="10"/>
  </w:num>
  <w:num w:numId="16" w16cid:durableId="1215854290">
    <w:abstractNumId w:val="4"/>
  </w:num>
  <w:num w:numId="17" w16cid:durableId="294719213">
    <w:abstractNumId w:val="18"/>
  </w:num>
  <w:num w:numId="18" w16cid:durableId="786239192">
    <w:abstractNumId w:val="6"/>
  </w:num>
  <w:num w:numId="19" w16cid:durableId="1652522021">
    <w:abstractNumId w:val="12"/>
  </w:num>
  <w:num w:numId="20" w16cid:durableId="1469319592">
    <w:abstractNumId w:val="16"/>
  </w:num>
  <w:num w:numId="21" w16cid:durableId="591473923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os Rosales">
    <w15:presenceInfo w15:providerId="Windows Live" w15:userId="b6a1e90a3bbe64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E8E"/>
    <w:rsid w:val="00007577"/>
    <w:rsid w:val="00047E92"/>
    <w:rsid w:val="000506DD"/>
    <w:rsid w:val="00060301"/>
    <w:rsid w:val="00062FCE"/>
    <w:rsid w:val="000664B4"/>
    <w:rsid w:val="0007781F"/>
    <w:rsid w:val="000A0237"/>
    <w:rsid w:val="000C7BBD"/>
    <w:rsid w:val="000E2400"/>
    <w:rsid w:val="00120906"/>
    <w:rsid w:val="00161B3F"/>
    <w:rsid w:val="001660F1"/>
    <w:rsid w:val="00167E16"/>
    <w:rsid w:val="00190964"/>
    <w:rsid w:val="001A3ECD"/>
    <w:rsid w:val="001A47B2"/>
    <w:rsid w:val="001B32DE"/>
    <w:rsid w:val="001C3E87"/>
    <w:rsid w:val="001C4AFA"/>
    <w:rsid w:val="001E44C9"/>
    <w:rsid w:val="002130A9"/>
    <w:rsid w:val="00237CE0"/>
    <w:rsid w:val="00251D1C"/>
    <w:rsid w:val="0025733B"/>
    <w:rsid w:val="002608BA"/>
    <w:rsid w:val="00276E6C"/>
    <w:rsid w:val="002A6D7B"/>
    <w:rsid w:val="002F2547"/>
    <w:rsid w:val="00310485"/>
    <w:rsid w:val="0033216A"/>
    <w:rsid w:val="00344164"/>
    <w:rsid w:val="00395A49"/>
    <w:rsid w:val="003969AA"/>
    <w:rsid w:val="003C19A1"/>
    <w:rsid w:val="003D7281"/>
    <w:rsid w:val="003E532E"/>
    <w:rsid w:val="004121BF"/>
    <w:rsid w:val="00416727"/>
    <w:rsid w:val="004533D0"/>
    <w:rsid w:val="004538E9"/>
    <w:rsid w:val="004F27E3"/>
    <w:rsid w:val="004F7676"/>
    <w:rsid w:val="00501C8B"/>
    <w:rsid w:val="00515626"/>
    <w:rsid w:val="00543FF2"/>
    <w:rsid w:val="00545BAF"/>
    <w:rsid w:val="00571616"/>
    <w:rsid w:val="005A0FE1"/>
    <w:rsid w:val="005C13C1"/>
    <w:rsid w:val="005C23C1"/>
    <w:rsid w:val="005D35D1"/>
    <w:rsid w:val="005D7E8E"/>
    <w:rsid w:val="005E038D"/>
    <w:rsid w:val="00601515"/>
    <w:rsid w:val="00611FF6"/>
    <w:rsid w:val="00625392"/>
    <w:rsid w:val="00652F9C"/>
    <w:rsid w:val="00662CF3"/>
    <w:rsid w:val="00697E94"/>
    <w:rsid w:val="006B3A6D"/>
    <w:rsid w:val="006B523E"/>
    <w:rsid w:val="006E6E7E"/>
    <w:rsid w:val="00701856"/>
    <w:rsid w:val="0074192F"/>
    <w:rsid w:val="00770548"/>
    <w:rsid w:val="0077212C"/>
    <w:rsid w:val="00781E38"/>
    <w:rsid w:val="007A58C4"/>
    <w:rsid w:val="007D144A"/>
    <w:rsid w:val="00816B2B"/>
    <w:rsid w:val="00836499"/>
    <w:rsid w:val="00880210"/>
    <w:rsid w:val="008A208D"/>
    <w:rsid w:val="008B15B1"/>
    <w:rsid w:val="008B3CD8"/>
    <w:rsid w:val="008B4AFC"/>
    <w:rsid w:val="00907D27"/>
    <w:rsid w:val="00912CA8"/>
    <w:rsid w:val="00936D57"/>
    <w:rsid w:val="009716AB"/>
    <w:rsid w:val="009C5E5C"/>
    <w:rsid w:val="009D5547"/>
    <w:rsid w:val="009D7D48"/>
    <w:rsid w:val="009E37AA"/>
    <w:rsid w:val="00A0732A"/>
    <w:rsid w:val="00A12244"/>
    <w:rsid w:val="00A461A6"/>
    <w:rsid w:val="00A55DA7"/>
    <w:rsid w:val="00A9018A"/>
    <w:rsid w:val="00AD5358"/>
    <w:rsid w:val="00AF54D9"/>
    <w:rsid w:val="00B01288"/>
    <w:rsid w:val="00B0598F"/>
    <w:rsid w:val="00B23D34"/>
    <w:rsid w:val="00B32B11"/>
    <w:rsid w:val="00B978A8"/>
    <w:rsid w:val="00BA17EE"/>
    <w:rsid w:val="00BA1D93"/>
    <w:rsid w:val="00BE0056"/>
    <w:rsid w:val="00BE3BF0"/>
    <w:rsid w:val="00C23204"/>
    <w:rsid w:val="00C26784"/>
    <w:rsid w:val="00C94D8D"/>
    <w:rsid w:val="00CB170C"/>
    <w:rsid w:val="00CE4EC8"/>
    <w:rsid w:val="00D26D31"/>
    <w:rsid w:val="00D34BF2"/>
    <w:rsid w:val="00D41CB9"/>
    <w:rsid w:val="00D52281"/>
    <w:rsid w:val="00D5313D"/>
    <w:rsid w:val="00D556D0"/>
    <w:rsid w:val="00D8717C"/>
    <w:rsid w:val="00DB6566"/>
    <w:rsid w:val="00DE7E25"/>
    <w:rsid w:val="00DF0B63"/>
    <w:rsid w:val="00DF1F59"/>
    <w:rsid w:val="00E33DFB"/>
    <w:rsid w:val="00E41062"/>
    <w:rsid w:val="00E51509"/>
    <w:rsid w:val="00E65C6B"/>
    <w:rsid w:val="00E97BFC"/>
    <w:rsid w:val="00EC496B"/>
    <w:rsid w:val="00ED02ED"/>
    <w:rsid w:val="00ED0D52"/>
    <w:rsid w:val="00EE6BB0"/>
    <w:rsid w:val="00F34ECB"/>
    <w:rsid w:val="00F501BA"/>
    <w:rsid w:val="00F506C6"/>
    <w:rsid w:val="00F55CDF"/>
    <w:rsid w:val="00F950B2"/>
    <w:rsid w:val="00FA5B3E"/>
    <w:rsid w:val="00FB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1252A0"/>
  <w15:chartTrackingRefBased/>
  <w15:docId w15:val="{55FDAD70-06C1-4761-853F-158B86786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44A"/>
    <w:pPr>
      <w:spacing w:line="360" w:lineRule="auto"/>
      <w:ind w:firstLine="720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D7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7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7E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7E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7E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7E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7E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7E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7E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">
    <w:name w:val="APA"/>
    <w:basedOn w:val="Normal"/>
    <w:link w:val="APACar"/>
    <w:autoRedefine/>
    <w:qFormat/>
    <w:rsid w:val="004533D0"/>
    <w:pPr>
      <w:numPr>
        <w:numId w:val="3"/>
      </w:numPr>
      <w:ind w:hanging="360"/>
    </w:pPr>
    <w:rPr>
      <w:rFonts w:cs="Times New Roman"/>
      <w:color w:val="000000" w:themeColor="text1"/>
      <w:szCs w:val="24"/>
      <w:lang w:val="es-ES"/>
    </w:rPr>
  </w:style>
  <w:style w:type="character" w:customStyle="1" w:styleId="APACar">
    <w:name w:val="APA Car"/>
    <w:basedOn w:val="Fuentedeprrafopredeter"/>
    <w:link w:val="APA"/>
    <w:rsid w:val="004533D0"/>
    <w:rPr>
      <w:rFonts w:ascii="Arial" w:hAnsi="Arial" w:cs="Times New Roman"/>
      <w:color w:val="000000" w:themeColor="text1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D7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7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7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7E8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7E8E"/>
    <w:rPr>
      <w:rFonts w:eastAsiaTheme="majorEastAsia" w:cstheme="majorBidi"/>
      <w:color w:val="0F4761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7E8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7E8E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7E8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7E8E"/>
    <w:rPr>
      <w:rFonts w:eastAsiaTheme="majorEastAsia" w:cstheme="majorBidi"/>
      <w:color w:val="272727" w:themeColor="text1" w:themeTint="D8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5D7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7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7E8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7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7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7E8E"/>
    <w:rPr>
      <w:rFonts w:ascii="Arial" w:hAnsi="Arial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34"/>
    <w:qFormat/>
    <w:rsid w:val="005D7E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7E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7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7E8E"/>
    <w:rPr>
      <w:rFonts w:ascii="Arial" w:hAnsi="Arial"/>
      <w:i/>
      <w:iCs/>
      <w:color w:val="0F4761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5D7E8E"/>
    <w:rPr>
      <w:b/>
      <w:bCs/>
      <w:smallCaps/>
      <w:color w:val="0F4761" w:themeColor="accent1" w:themeShade="BF"/>
      <w:spacing w:val="5"/>
    </w:rPr>
  </w:style>
  <w:style w:type="paragraph" w:styleId="Revisin">
    <w:name w:val="Revision"/>
    <w:hidden/>
    <w:uiPriority w:val="99"/>
    <w:semiHidden/>
    <w:rsid w:val="00571616"/>
    <w:pPr>
      <w:spacing w:after="0" w:line="240" w:lineRule="auto"/>
    </w:pPr>
    <w:rPr>
      <w:rFonts w:ascii="Arial" w:hAnsi="Arial"/>
      <w:sz w:val="24"/>
    </w:rPr>
  </w:style>
  <w:style w:type="character" w:styleId="Hipervnculo">
    <w:name w:val="Hyperlink"/>
    <w:basedOn w:val="Fuentedeprrafopredeter"/>
    <w:uiPriority w:val="99"/>
    <w:unhideWhenUsed/>
    <w:rsid w:val="00F501B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01B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2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es-SV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26D31"/>
    <w:rPr>
      <w:rFonts w:ascii="Courier New" w:eastAsia="Times New Roman" w:hAnsi="Courier New" w:cs="Courier New"/>
      <w:kern w:val="0"/>
      <w:sz w:val="20"/>
      <w:szCs w:val="20"/>
      <w:lang w:eastAsia="es-SV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5E038D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802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021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0210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02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0210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1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2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4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11/relationships/commentsExtended" Target="commentsExtended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microsoft.com/office/2016/09/relationships/commentsIds" Target="commentsIds.xml"/><Relationship Id="rId48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7CAE1-07C8-41D3-9538-B757313E0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48</Pages>
  <Words>10372</Words>
  <Characters>57047</Characters>
  <Application>Microsoft Office Word</Application>
  <DocSecurity>0</DocSecurity>
  <Lines>475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Rosales</dc:creator>
  <cp:keywords/>
  <dc:description/>
  <cp:lastModifiedBy>Carlos Rosales</cp:lastModifiedBy>
  <cp:revision>75</cp:revision>
  <dcterms:created xsi:type="dcterms:W3CDTF">2025-07-22T13:09:00Z</dcterms:created>
  <dcterms:modified xsi:type="dcterms:W3CDTF">2025-08-13T16:10:00Z</dcterms:modified>
</cp:coreProperties>
</file>